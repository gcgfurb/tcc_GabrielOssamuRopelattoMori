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3" w:name="_Hlk149845029"/>
            <w:bookmarkStart w:id="4" w:name="_Toc420723208"/>
            <w:bookmarkStart w:id="5" w:name="_Toc482682369"/>
            <w:bookmarkStart w:id="6" w:name="_Toc54164903"/>
            <w:bookmarkStart w:id="7" w:name="_Toc54165663"/>
            <w:bookmarkStart w:id="8" w:name="_Toc54169315"/>
            <w:bookmarkStart w:id="9" w:name="_Toc96347419"/>
            <w:bookmarkStart w:id="10" w:name="_Toc96357709"/>
            <w:bookmarkStart w:id="11" w:name="_Toc96491849"/>
            <w:bookmarkStart w:id="12" w:name="_Toc411603089"/>
            <w:bookmarkEnd w:id="3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proofErr w:type="gramStart"/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proofErr w:type="gramEnd"/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06C64CDF" w:rsidR="002B0EDC" w:rsidRPr="002E18F5" w:rsidRDefault="0074513D" w:rsidP="001E682E">
      <w:pPr>
        <w:pStyle w:val="TF-TTULO"/>
      </w:pPr>
      <w:ins w:id="13" w:author="Dalton Solano dos Reis" w:date="2023-11-06T08:26:00Z">
        <w:r>
          <w:t xml:space="preserve"> </w:t>
        </w:r>
      </w:ins>
      <w:r w:rsidR="00005FDF">
        <w:t xml:space="preserve">Aplicativo </w:t>
      </w:r>
      <w:del w:id="14" w:author="Dalton Solano dos Reis" w:date="2023-11-06T08:26:00Z">
        <w:r w:rsidR="00005FDF" w:rsidDel="0074513D">
          <w:delText xml:space="preserve">de jogo </w:delText>
        </w:r>
      </w:del>
      <w:r w:rsidR="00005FDF">
        <w:t>de conscientização no trânsito utilizando realiade aumentada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EA1995" w:rsidRDefault="00F255FC" w:rsidP="001907A1">
      <w:pPr>
        <w:pStyle w:val="Ttulo1"/>
      </w:pPr>
      <w:r w:rsidRPr="00EA1995">
        <w:t xml:space="preserve">Introdução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06F6F1BA" w14:textId="689D5C95" w:rsidR="007C5709" w:rsidRPr="002E18F5" w:rsidRDefault="005C4A18" w:rsidP="00BE5825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</w:t>
      </w:r>
      <w:ins w:id="15" w:author="Dalton Solano dos Reis" w:date="2023-11-06T10:29:00Z">
        <w:r w:rsidR="00B8320A">
          <w:t>2</w:t>
        </w:r>
      </w:ins>
      <w:del w:id="16" w:author="Dalton Solano dos Reis" w:date="2023-11-06T10:29:00Z">
        <w:r w:rsidR="00936719" w:rsidDel="00B8320A">
          <w:delText>3</w:delText>
        </w:r>
      </w:del>
      <w:r>
        <w:t xml:space="preserve">), nos últimos </w:t>
      </w:r>
      <w:r w:rsidR="00026810">
        <w:t xml:space="preserve">cinco </w:t>
      </w:r>
      <w:r>
        <w:t>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r w:rsidR="00005FDF">
        <w:t xml:space="preserve"> </w:t>
      </w:r>
      <w:r w:rsidR="00936719">
        <w:t>(202</w:t>
      </w:r>
      <w:ins w:id="17" w:author="Dalton Solano dos Reis" w:date="2023-11-06T10:29:00Z">
        <w:r w:rsidR="00B8320A">
          <w:t>2</w:t>
        </w:r>
      </w:ins>
      <w:del w:id="18" w:author="Dalton Solano dos Reis" w:date="2023-11-06T10:29:00Z">
        <w:r w:rsidR="00936719" w:rsidDel="00B8320A">
          <w:delText>3</w:delText>
        </w:r>
      </w:del>
      <w:r w:rsidR="00936719">
        <w:t>)</w:t>
      </w:r>
      <w:r w:rsidR="00576B6B">
        <w:t xml:space="preserve"> mostra que</w:t>
      </w:r>
      <w:r w:rsidR="007C5709" w:rsidRPr="002E18F5">
        <w:t xml:space="preserve"> no ano de 2022 o Brasil contava com uma frota de 115.116.532 </w:t>
      </w:r>
      <w:del w:id="19" w:author="Dalton Solano dos Reis" w:date="2023-11-06T07:52:00Z">
        <w:r w:rsidR="007C5709" w:rsidRPr="002E18F5" w:rsidDel="002407F7">
          <w:delText xml:space="preserve">de </w:delText>
        </w:r>
      </w:del>
      <w:r w:rsidR="007C5709" w:rsidRPr="002E18F5">
        <w:t xml:space="preserve">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 xml:space="preserve">omente no ano de 2021 </w:t>
      </w:r>
      <w:r w:rsidR="00026810">
        <w:t>houve</w:t>
      </w:r>
      <w:r w:rsidR="007C5709" w:rsidRPr="002E18F5">
        <w:t xml:space="preserve"> 33.8</w:t>
      </w:r>
      <w:r w:rsidR="007629B7">
        <w:t>13</w:t>
      </w:r>
      <w:r w:rsidR="007C5709" w:rsidRPr="002E18F5">
        <w:t xml:space="preserve"> óbitos devido a acidentes de trânsito</w:t>
      </w:r>
      <w:r w:rsidR="00005FDF">
        <w:t>.</w:t>
      </w:r>
      <w:r w:rsidR="007C5709" w:rsidRPr="002E18F5">
        <w:t xml:space="preserve"> </w:t>
      </w:r>
      <w:r w:rsidR="00005FDF">
        <w:t>U</w:t>
      </w:r>
      <w:r w:rsidR="007C5709" w:rsidRPr="002E18F5">
        <w:t>m crescimento significativo em relação a</w:t>
      </w:r>
      <w:r w:rsidR="00026810">
        <w:t>o ano de</w:t>
      </w:r>
      <w:r w:rsidR="007C5709" w:rsidRPr="002E18F5">
        <w:t xml:space="preserve">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026810">
        <w:t xml:space="preserve"> houve</w:t>
      </w:r>
      <w:r w:rsidR="007C5709" w:rsidRPr="002E18F5">
        <w:t xml:space="preserve"> 32.716 óbitos</w:t>
      </w:r>
      <w:r w:rsidR="00F963A3">
        <w:t>. M</w:t>
      </w:r>
      <w:r w:rsidR="007C5709" w:rsidRPr="002E18F5">
        <w:t xml:space="preserve">esmo com o avanço da tecnologia e da segurança, por que ainda </w:t>
      </w:r>
      <w:r w:rsidR="008506C7">
        <w:t>existe</w:t>
      </w:r>
      <w:r w:rsidR="007C5709" w:rsidRPr="002E18F5">
        <w:t xml:space="preserve">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ins w:id="20" w:author="Dalton Solano dos Reis" w:date="2023-11-06T10:34:00Z">
        <w:r w:rsidR="00B8320A" w:rsidRPr="00B8320A">
          <w:t>Ministério dos Transportes, Portos e Aviação Civil</w:t>
        </w:r>
      </w:ins>
      <w:del w:id="21" w:author="Dalton Solano dos Reis" w:date="2023-11-06T10:34:00Z">
        <w:r w:rsidR="00BE5825" w:rsidDel="00B8320A">
          <w:delText xml:space="preserve">Ministério dos </w:delText>
        </w:r>
        <w:r w:rsidR="00005FDF" w:rsidDel="00B8320A">
          <w:delText>Transportes</w:delText>
        </w:r>
        <w:r w:rsidR="00BE5825" w:rsidDel="00B8320A">
          <w:delText xml:space="preserve"> e Aviação Civil</w:delText>
        </w:r>
      </w:del>
      <w:r w:rsidR="00576B6B">
        <w:t xml:space="preserve"> (</w:t>
      </w:r>
      <w:del w:id="22" w:author="Dalton Solano dos Reis" w:date="2023-11-06T10:34:00Z">
        <w:r w:rsidR="00576B6B" w:rsidDel="00B8320A">
          <w:delText>2020</w:delText>
        </w:r>
      </w:del>
      <w:ins w:id="23" w:author="Dalton Solano dos Reis" w:date="2023-11-06T10:34:00Z">
        <w:r w:rsidR="00B8320A">
          <w:t>2018</w:t>
        </w:r>
      </w:ins>
      <w:r w:rsidR="00576B6B">
        <w:t>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</w:t>
      </w:r>
      <w:r w:rsidR="008506C7">
        <w:t>os</w:t>
      </w:r>
      <w:r w:rsidR="00BE5825">
        <w:t xml:space="preserve"> motoristas.</w:t>
      </w:r>
    </w:p>
    <w:p w14:paraId="2BF52C91" w14:textId="09785DBA" w:rsidR="00511F6E" w:rsidRDefault="00005FDF" w:rsidP="00DF07FF">
      <w:pPr>
        <w:pStyle w:val="TF-TEXTO"/>
      </w:pPr>
      <w:r>
        <w:t>Negligência esta que pod</w:t>
      </w:r>
      <w:r w:rsidR="008506C7">
        <w:t>e</w:t>
      </w:r>
      <w:ins w:id="24" w:author="Dalton Solano dos Reis" w:date="2023-11-06T07:53:00Z">
        <w:r w:rsidR="002407F7">
          <w:t>ria</w:t>
        </w:r>
      </w:ins>
      <w:r>
        <w:t xml:space="preserve"> ser </w:t>
      </w:r>
      <w:del w:id="25" w:author="Dalton Solano dos Reis" w:date="2023-11-06T07:55:00Z">
        <w:r w:rsidDel="002407F7">
          <w:delText>diminuída</w:delText>
        </w:r>
      </w:del>
      <w:ins w:id="26" w:author="Dalton Solano dos Reis" w:date="2023-11-06T07:55:00Z">
        <w:r w:rsidR="002407F7">
          <w:t>diminuída</w:t>
        </w:r>
      </w:ins>
      <w:r>
        <w:t xml:space="preserve"> com ações de educação no trânsito, como por exemplo, utilizando simuladores para permitir os motoristas melhorarem suas práticas de condução no trânsito. </w:t>
      </w:r>
      <w:r w:rsidR="007E7546">
        <w:t>De acordo com o site Confederação Nacional de Municípios (2015), e</w:t>
      </w:r>
      <w:r w:rsidR="007C5709" w:rsidRPr="002E18F5">
        <w:t>m 2015,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torna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27" w:name="_Hlk149067702"/>
      <w:r w:rsidR="00AD63B5">
        <w:t xml:space="preserve"> </w:t>
      </w:r>
      <w:bookmarkEnd w:id="27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proofErr w:type="spellStart"/>
      <w:r w:rsidR="00AD63B5">
        <w:t>Godri</w:t>
      </w:r>
      <w:proofErr w:type="spellEnd"/>
      <w:r w:rsidR="00AD63B5">
        <w:t xml:space="preserve">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</w:t>
      </w:r>
      <w:r w:rsidR="00B32753">
        <w:t>a</w:t>
      </w:r>
      <w:r w:rsidR="005C4A18">
        <w:t xml:space="preserve"> </w:t>
      </w:r>
      <w:r w:rsidR="00B32753">
        <w:t>respondeu</w:t>
      </w:r>
      <w:r w:rsidR="005C4A18">
        <w:t xml:space="preserve">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7C5709" w:rsidRPr="002E18F5">
        <w:t>"baixa adesão do público, já que o uso já não era mais obrigatório"</w:t>
      </w:r>
      <w:r w:rsidR="00BE51C0">
        <w:t>,</w:t>
      </w:r>
      <w:r w:rsidR="007C5709" w:rsidRPr="002E18F5">
        <w:t xml:space="preserve">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528188BC" w14:textId="7A87E693" w:rsidR="00DF07FF" w:rsidRDefault="00511F6E" w:rsidP="002133AC">
      <w:pPr>
        <w:pStyle w:val="TF-TEXTO"/>
        <w:rPr>
          <w:ins w:id="28" w:author="Dalton Solano dos Reis" w:date="2023-11-06T08:09:00Z"/>
        </w:rPr>
      </w:pPr>
      <w:del w:id="29" w:author="Dalton Solano dos Reis" w:date="2023-11-06T07:57:00Z">
        <w:r w:rsidRPr="00DF07FF" w:rsidDel="002407F7">
          <w:delText xml:space="preserve">A escritora Paula (2022) </w:delText>
        </w:r>
        <w:r w:rsidR="00BB2071" w:rsidRPr="00DF07FF" w:rsidDel="002407F7">
          <w:delText>afirma</w:delText>
        </w:r>
        <w:r w:rsidRPr="00DF07FF" w:rsidDel="002407F7">
          <w:delText xml:space="preserve"> que não é novidade que</w:delText>
        </w:r>
      </w:del>
      <w:ins w:id="30" w:author="Dalton Solano dos Reis" w:date="2023-11-06T07:57:00Z">
        <w:r w:rsidR="002407F7" w:rsidRPr="00DF07FF">
          <w:t>Mas</w:t>
        </w:r>
      </w:ins>
      <w:r w:rsidRPr="00DF07FF">
        <w:t xml:space="preserve"> os métodos tradicionais de ensino</w:t>
      </w:r>
      <w:ins w:id="31" w:author="Dalton Solano dos Reis" w:date="2023-11-06T07:58:00Z">
        <w:r w:rsidR="002407F7" w:rsidRPr="00DF07FF">
          <w:t>, incluindo os utilizados na educação no trânsito,</w:t>
        </w:r>
      </w:ins>
      <w:r w:rsidRPr="00DF07FF">
        <w:t xml:space="preserve"> enfrentam resistência dos alunos e que por isso muitas instituições estão percebendo a necessidade de implementar mudanças na forma de ensinar essa geração que são </w:t>
      </w:r>
      <w:ins w:id="32" w:author="Dalton Solano dos Reis" w:date="2023-11-06T08:02:00Z">
        <w:r w:rsidR="00DF07FF">
          <w:t xml:space="preserve">os </w:t>
        </w:r>
      </w:ins>
      <w:ins w:id="33" w:author="Dalton Solano dos Reis" w:date="2023-11-06T07:59:00Z">
        <w:r w:rsidR="00DF07FF" w:rsidRPr="00DF07FF">
          <w:t>“</w:t>
        </w:r>
      </w:ins>
      <w:r w:rsidRPr="00DF07FF">
        <w:t>nativos digitais</w:t>
      </w:r>
      <w:ins w:id="34" w:author="Dalton Solano dos Reis" w:date="2023-11-06T07:59:00Z">
        <w:r w:rsidR="00DF07FF" w:rsidRPr="00DF07FF">
          <w:t>”</w:t>
        </w:r>
      </w:ins>
      <w:ins w:id="35" w:author="Dalton Solano dos Reis" w:date="2023-11-06T07:56:00Z">
        <w:r w:rsidR="002407F7" w:rsidRPr="00DF07FF">
          <w:t xml:space="preserve"> </w:t>
        </w:r>
      </w:ins>
      <w:ins w:id="36" w:author="Dalton Solano dos Reis" w:date="2023-11-06T07:57:00Z">
        <w:r w:rsidR="002407F7" w:rsidRPr="00DF07FF">
          <w:t>(</w:t>
        </w:r>
      </w:ins>
      <w:ins w:id="37" w:author="Dalton Solano dos Reis" w:date="2023-11-06T07:56:00Z">
        <w:r w:rsidR="002407F7" w:rsidRPr="00DF07FF">
          <w:t xml:space="preserve">PAULA, </w:t>
        </w:r>
        <w:r w:rsidR="002407F7" w:rsidRPr="00DF07FF">
          <w:t>202</w:t>
        </w:r>
      </w:ins>
      <w:ins w:id="38" w:author="Dalton Solano dos Reis" w:date="2023-11-06T10:35:00Z">
        <w:r w:rsidR="00B8320A">
          <w:t>3</w:t>
        </w:r>
      </w:ins>
      <w:ins w:id="39" w:author="Dalton Solano dos Reis" w:date="2023-11-06T07:56:00Z">
        <w:r w:rsidR="002407F7" w:rsidRPr="00DF07FF">
          <w:t>)</w:t>
        </w:r>
      </w:ins>
      <w:r w:rsidRPr="00DF07FF">
        <w:t xml:space="preserve">. </w:t>
      </w:r>
      <w:r>
        <w:t>E</w:t>
      </w:r>
      <w:ins w:id="40" w:author="Dalton Solano dos Reis" w:date="2023-11-06T07:59:00Z">
        <w:r w:rsidR="002407F7">
          <w:t>,</w:t>
        </w:r>
      </w:ins>
      <w:r>
        <w:t xml:space="preserve"> um modo diferente de ensino é alinhar o ensino com o uso da tecnologia, assim se adaptando ao novo perfil de alunos </w:t>
      </w:r>
      <w:del w:id="41" w:author="Dalton Solano dos Reis" w:date="2023-11-06T08:00:00Z">
        <w:r w:rsidDel="00DF07FF">
          <w:delText>“</w:delText>
        </w:r>
      </w:del>
      <w:r>
        <w:t>nativos digitais</w:t>
      </w:r>
      <w:del w:id="42" w:author="Dalton Solano dos Reis" w:date="2023-11-06T08:00:00Z">
        <w:r w:rsidDel="00DF07FF">
          <w:delText xml:space="preserve">”, </w:delText>
        </w:r>
      </w:del>
      <w:ins w:id="43" w:author="Dalton Solano dos Reis" w:date="2023-11-06T08:00:00Z">
        <w:r w:rsidR="00DF07FF">
          <w:t>.</w:t>
        </w:r>
      </w:ins>
      <w:ins w:id="44" w:author="Dalton Solano dos Reis" w:date="2023-11-06T08:06:00Z">
        <w:r w:rsidR="00DF07FF">
          <w:t xml:space="preserve"> </w:t>
        </w:r>
      </w:ins>
      <w:ins w:id="45" w:author="Dalton Solano dos Reis" w:date="2023-11-06T08:10:00Z">
        <w:r w:rsidR="002133AC">
          <w:t xml:space="preserve">Outro fato a ser observado </w:t>
        </w:r>
      </w:ins>
      <w:moveToRangeStart w:id="46" w:author="Dalton Solano dos Reis" w:date="2023-11-06T08:06:00Z" w:name="move150150404"/>
      <w:moveTo w:id="47" w:author="Dalton Solano dos Reis" w:date="2023-11-06T08:06:00Z">
        <w:del w:id="48" w:author="Dalton Solano dos Reis" w:date="2023-11-06T08:10:00Z">
          <w:r w:rsidR="00DF07FF" w:rsidRPr="002E18F5" w:rsidDel="002133AC">
            <w:delText>Com</w:delText>
          </w:r>
        </w:del>
      </w:moveTo>
      <w:ins w:id="49" w:author="Dalton Solano dos Reis" w:date="2023-11-06T08:10:00Z">
        <w:r w:rsidR="002133AC">
          <w:t>é</w:t>
        </w:r>
      </w:ins>
      <w:moveTo w:id="50" w:author="Dalton Solano dos Reis" w:date="2023-11-06T08:06:00Z">
        <w:r w:rsidR="00DF07FF" w:rsidRPr="002E18F5">
          <w:t xml:space="preserve"> o avanço das tecnologias móveis e o crescimento exponencial da computação, </w:t>
        </w:r>
      </w:moveTo>
      <w:ins w:id="51" w:author="Dalton Solano dos Reis" w:date="2023-11-06T08:11:00Z">
        <w:r w:rsidR="002133AC">
          <w:t xml:space="preserve">onde </w:t>
        </w:r>
      </w:ins>
      <w:moveTo w:id="52" w:author="Dalton Solano dos Reis" w:date="2023-11-06T08:06:00Z">
        <w:r w:rsidR="00DF07FF" w:rsidRPr="002E18F5">
          <w:t>os aplicativos móveis têm se tornado ferramentas da vida cotidiana</w:t>
        </w:r>
      </w:moveTo>
      <w:ins w:id="53" w:author="Dalton Solano dos Reis" w:date="2023-11-06T08:07:00Z">
        <w:r w:rsidR="00DF07FF">
          <w:t xml:space="preserve"> da geração dos nativos digitais</w:t>
        </w:r>
      </w:ins>
      <w:moveTo w:id="54" w:author="Dalton Solano dos Reis" w:date="2023-11-06T08:06:00Z">
        <w:r w:rsidR="00DF07FF">
          <w:t>.</w:t>
        </w:r>
      </w:moveTo>
      <w:ins w:id="55" w:author="Dalton Solano dos Reis" w:date="2023-11-06T08:12:00Z">
        <w:r w:rsidR="002133AC">
          <w:t xml:space="preserve"> E uma das áreas </w:t>
        </w:r>
        <w:r w:rsidR="002133AC">
          <w:t xml:space="preserve">que utiliza a tecnologia </w:t>
        </w:r>
        <w:r w:rsidR="002133AC">
          <w:t xml:space="preserve">móvel é </w:t>
        </w:r>
        <w:r w:rsidR="002133AC">
          <w:t>a realidade virtual, em particular a realidade aumentada,</w:t>
        </w:r>
      </w:ins>
      <w:ins w:id="56" w:author="Dalton Solano dos Reis" w:date="2023-11-06T08:13:00Z">
        <w:r w:rsidR="002133AC">
          <w:t xml:space="preserve"> sendo até utilizada para o ensino da educação do trânsito</w:t>
        </w:r>
      </w:ins>
      <w:ins w:id="57" w:author="Dalton Solano dos Reis" w:date="2023-11-06T08:14:00Z">
        <w:r w:rsidR="002133AC">
          <w:t xml:space="preserve"> (MA</w:t>
        </w:r>
      </w:ins>
      <w:ins w:id="58" w:author="Dalton Solano dos Reis" w:date="2023-11-06T10:32:00Z">
        <w:r w:rsidR="00B8320A">
          <w:t>CH</w:t>
        </w:r>
      </w:ins>
      <w:ins w:id="59" w:author="Dalton Solano dos Reis" w:date="2023-11-06T08:14:00Z">
        <w:r w:rsidR="002133AC">
          <w:t>ADO</w:t>
        </w:r>
        <w:r w:rsidR="002133AC">
          <w:t xml:space="preserve"> </w:t>
        </w:r>
        <w:r w:rsidR="002133AC" w:rsidRPr="00170981">
          <w:rPr>
            <w:i/>
            <w:iCs/>
          </w:rPr>
          <w:t>et al</w:t>
        </w:r>
      </w:ins>
      <w:ins w:id="60" w:author="Dalton Solano dos Reis" w:date="2023-11-06T08:50:00Z">
        <w:r w:rsidR="00F70471">
          <w:rPr>
            <w:i/>
            <w:iCs/>
          </w:rPr>
          <w:t>.</w:t>
        </w:r>
      </w:ins>
      <w:ins w:id="61" w:author="Dalton Solano dos Reis" w:date="2023-11-06T08:14:00Z">
        <w:r w:rsidR="002133AC">
          <w:t xml:space="preserve">, </w:t>
        </w:r>
        <w:r w:rsidR="002133AC">
          <w:t>2016</w:t>
        </w:r>
        <w:r w:rsidR="002133AC">
          <w:t>).</w:t>
        </w:r>
      </w:ins>
    </w:p>
    <w:p w14:paraId="7D2B4C01" w14:textId="37A79B64" w:rsidR="00DF07FF" w:rsidDel="002133AC" w:rsidRDefault="002133AC" w:rsidP="002133AC">
      <w:pPr>
        <w:pStyle w:val="TF-TEXTO"/>
        <w:rPr>
          <w:del w:id="62" w:author="Dalton Solano dos Reis" w:date="2023-11-06T08:16:00Z"/>
          <w:moveTo w:id="63" w:author="Dalton Solano dos Reis" w:date="2023-11-06T08:06:00Z"/>
        </w:rPr>
        <w:pPrChange w:id="64" w:author="Dalton Solano dos Reis" w:date="2023-11-06T08:19:00Z">
          <w:pPr>
            <w:pStyle w:val="TF-TEXTO"/>
          </w:pPr>
        </w:pPrChange>
      </w:pPr>
      <w:ins w:id="65" w:author="Dalton Solano dos Reis" w:date="2023-11-06T08:17:00Z">
        <w:r>
          <w:t>O ensino da educação do trânsito também deve</w:t>
        </w:r>
      </w:ins>
      <w:ins w:id="66" w:author="Dalton Solano dos Reis" w:date="2023-11-06T08:18:00Z">
        <w:r>
          <w:t xml:space="preserve"> considerar </w:t>
        </w:r>
      </w:ins>
      <w:moveTo w:id="67" w:author="Dalton Solano dos Reis" w:date="2023-11-06T08:06:00Z">
        <w:del w:id="68" w:author="Dalton Solano dos Reis" w:date="2023-11-06T08:16:00Z">
          <w:r w:rsidR="00DF07FF" w:rsidDel="002133AC">
            <w:delText xml:space="preserve"> De acordo com o site LudosPro (2023) aprendizado através de jogos ou também conhecido como “aprendizado gamificado” é uma ótima ferramenta para o estudante diversificar seus meios de estudos e combinado com a realidade virtual pode ser ainda melhor, pois o “aprendizado gamificado” pode simular o ambiente que o usuário pode vir a enfrentar na vida real. Assim o estudante pode ter um treinamento antes de ir para o mundo real, além de aprender enquanto se diverte e faz algo que ele gosta, que é jogar.</w:delText>
          </w:r>
        </w:del>
      </w:moveTo>
    </w:p>
    <w:moveToRangeEnd w:id="46"/>
    <w:p w14:paraId="117E8D7D" w14:textId="4235AD78" w:rsidR="00511F6E" w:rsidRPr="002E18F5" w:rsidDel="002133AC" w:rsidRDefault="00511F6E" w:rsidP="002133AC">
      <w:pPr>
        <w:pStyle w:val="TF-TEXTO"/>
        <w:rPr>
          <w:del w:id="69" w:author="Dalton Solano dos Reis" w:date="2023-11-06T08:16:00Z"/>
        </w:rPr>
        <w:pPrChange w:id="70" w:author="Dalton Solano dos Reis" w:date="2023-11-06T08:19:00Z">
          <w:pPr>
            <w:pStyle w:val="TF-TEXTO"/>
          </w:pPr>
        </w:pPrChange>
      </w:pPr>
      <w:del w:id="71" w:author="Dalton Solano dos Reis" w:date="2023-11-06T08:03:00Z">
        <w:r w:rsidDel="00DF07FF">
          <w:delText xml:space="preserve">termo utilizado por Paula (2022), usando </w:delText>
        </w:r>
      </w:del>
      <w:del w:id="72" w:author="Dalton Solano dos Reis" w:date="2023-11-06T08:16:00Z">
        <w:r w:rsidDel="002133AC">
          <w:delText xml:space="preserve">a realidade virtual, em particular a realidade aumentada, onde no trânsito já é utilizada como foi o caso de um grupo de estudantes do projeto do Alexandre Miranda Maxado </w:delText>
        </w:r>
        <w:r w:rsidRPr="00170981" w:rsidDel="002133AC">
          <w:rPr>
            <w:i/>
            <w:iCs/>
          </w:rPr>
          <w:delText xml:space="preserve">et. </w:delText>
        </w:r>
        <w:r w:rsidR="00170981" w:rsidDel="002133AC">
          <w:rPr>
            <w:i/>
            <w:iCs/>
          </w:rPr>
          <w:delText>a</w:delText>
        </w:r>
        <w:r w:rsidRPr="00170981" w:rsidDel="002133AC">
          <w:rPr>
            <w:i/>
            <w:iCs/>
          </w:rPr>
          <w:delText>l</w:delText>
        </w:r>
        <w:r w:rsidDel="002133AC">
          <w:delText xml:space="preserve"> (2016). Maxado </w:delText>
        </w:r>
        <w:r w:rsidRPr="00170981" w:rsidDel="002133AC">
          <w:rPr>
            <w:i/>
            <w:iCs/>
          </w:rPr>
          <w:delText xml:space="preserve">et. </w:delText>
        </w:r>
        <w:r w:rsidR="00170981" w:rsidRPr="00170981" w:rsidDel="002133AC">
          <w:rPr>
            <w:i/>
            <w:iCs/>
          </w:rPr>
          <w:delText>a</w:delText>
        </w:r>
        <w:r w:rsidRPr="00170981" w:rsidDel="002133AC">
          <w:rPr>
            <w:i/>
            <w:iCs/>
          </w:rPr>
          <w:delText>l</w:delText>
        </w:r>
        <w:r w:rsidDel="002133AC">
          <w:delText xml:space="preserve"> (2016) fez um trabalho voltado para a educação no trânsito que</w:delText>
        </w:r>
      </w:del>
      <w:del w:id="73" w:author="Dalton Solano dos Reis" w:date="2023-11-06T08:03:00Z">
        <w:r w:rsidDel="00DF07FF">
          <w:delText>’</w:delText>
        </w:r>
      </w:del>
      <w:del w:id="74" w:author="Dalton Solano dos Reis" w:date="2023-11-06T08:16:00Z">
        <w:r w:rsidDel="002133AC">
          <w:delText xml:space="preserve"> tem foco no ensino infantil, segundo os autores foi visado o uso da RA pois envolve mais as crianças que tendem a ter curiosidade por tecnologia.</w:delText>
        </w:r>
      </w:del>
    </w:p>
    <w:p w14:paraId="0A1F5C9B" w14:textId="3E93A1BA" w:rsidR="005C4A18" w:rsidDel="00DF07FF" w:rsidRDefault="007C5709" w:rsidP="002133AC">
      <w:pPr>
        <w:pStyle w:val="TF-TEXTO"/>
        <w:rPr>
          <w:moveFrom w:id="75" w:author="Dalton Solano dos Reis" w:date="2023-11-06T08:06:00Z"/>
        </w:rPr>
        <w:pPrChange w:id="76" w:author="Dalton Solano dos Reis" w:date="2023-11-06T08:19:00Z">
          <w:pPr>
            <w:pStyle w:val="TF-TEXTO"/>
          </w:pPr>
        </w:pPrChange>
      </w:pPr>
      <w:moveFromRangeStart w:id="77" w:author="Dalton Solano dos Reis" w:date="2023-11-06T08:06:00Z" w:name="move150150404"/>
      <w:moveFrom w:id="78" w:author="Dalton Solano dos Reis" w:date="2023-11-06T08:06:00Z">
        <w:r w:rsidRPr="002E18F5" w:rsidDel="00DF07FF">
          <w:t>Com o avanço das tecnologias móveis e o crescimento exponencial da computação, os aplicativos móveis têm se tornado ferramentas da vida cotidiana</w:t>
        </w:r>
        <w:r w:rsidR="00F40141" w:rsidDel="00DF07FF">
          <w:t xml:space="preserve">. </w:t>
        </w:r>
        <w:r w:rsidR="00D51224" w:rsidDel="00DF07FF">
          <w:t>De acordo com o site LudosPro</w:t>
        </w:r>
        <w:r w:rsidR="00BE51C0" w:rsidDel="00DF07FF">
          <w:t xml:space="preserve"> (2023)</w:t>
        </w:r>
        <w:r w:rsidR="00F40141" w:rsidDel="00DF07FF">
          <w:t xml:space="preserve"> aprendizado através de jogos ou também conhecido como “aprendizado gamificado” é uma ótima ferramenta para o estudante diversificar seus meios de estudos e combinado com a realidade virtual pode ser ainda melhor, pois </w:t>
        </w:r>
        <w:r w:rsidR="00DE2822" w:rsidDel="00DF07FF">
          <w:t>o “aprendizado gamificado”</w:t>
        </w:r>
        <w:r w:rsidR="00F40141" w:rsidDel="00DF07FF">
          <w:t xml:space="preserve"> pode simular </w:t>
        </w:r>
        <w:r w:rsidR="00DE2822" w:rsidDel="00DF07FF">
          <w:t>o</w:t>
        </w:r>
        <w:r w:rsidR="00F40141" w:rsidDel="00DF07FF">
          <w:t xml:space="preserve"> ambiente que o usuário pode vir</w:t>
        </w:r>
        <w:r w:rsidR="002443CD" w:rsidDel="00DF07FF">
          <w:t xml:space="preserve"> </w:t>
        </w:r>
        <w:r w:rsidR="00F40141" w:rsidDel="00DF07FF">
          <w:t>a enfrentar na vida real</w:t>
        </w:r>
        <w:r w:rsidR="00DE2822" w:rsidDel="00DF07FF">
          <w:t>. A</w:t>
        </w:r>
        <w:r w:rsidR="00F40141" w:rsidDel="00DF07FF">
          <w:t xml:space="preserve">ssim </w:t>
        </w:r>
        <w:r w:rsidR="00BF4A50" w:rsidDel="00DF07FF">
          <w:t>o estudante pode ter</w:t>
        </w:r>
        <w:r w:rsidR="00F40141" w:rsidDel="00DF07FF">
          <w:t xml:space="preserve"> um treinamento antes de ir para o mundo real, além de aprender enquanto se diverte e faz algo que ele gosta, que é jogar.</w:t>
        </w:r>
      </w:moveFrom>
    </w:p>
    <w:moveFromRangeEnd w:id="77"/>
    <w:p w14:paraId="61C32AA4" w14:textId="58B739D7" w:rsidR="00511F6E" w:rsidRDefault="00511F6E" w:rsidP="00F10CFD">
      <w:pPr>
        <w:pStyle w:val="TF-TEXTO"/>
      </w:pPr>
      <w:del w:id="79" w:author="Dalton Solano dos Reis" w:date="2023-11-06T08:18:00Z">
        <w:r w:rsidDel="002133AC">
          <w:delText>Existem inúmeros</w:delText>
        </w:r>
      </w:del>
      <w:ins w:id="80" w:author="Dalton Solano dos Reis" w:date="2023-11-06T08:18:00Z">
        <w:r w:rsidR="002133AC">
          <w:t>alguns</w:t>
        </w:r>
      </w:ins>
      <w:r>
        <w:t xml:space="preserve"> desafios para um aluno se formar na autoescola</w:t>
      </w:r>
      <w:ins w:id="81" w:author="Dalton Solano dos Reis" w:date="2023-11-06T08:19:00Z">
        <w:r w:rsidR="002133AC">
          <w:t xml:space="preserve">. </w:t>
        </w:r>
      </w:ins>
      <w:ins w:id="82" w:author="Dalton Solano dos Reis" w:date="2023-11-06T08:20:00Z">
        <w:r w:rsidR="0074513D">
          <w:t xml:space="preserve">Pois, </w:t>
        </w:r>
      </w:ins>
      <w:del w:id="83" w:author="Dalton Solano dos Reis" w:date="2023-11-06T08:19:00Z">
        <w:r w:rsidDel="002133AC">
          <w:delText xml:space="preserve"> e </w:delText>
        </w:r>
      </w:del>
      <w:r>
        <w:t xml:space="preserve">segundo </w:t>
      </w:r>
      <w:del w:id="84" w:author="Dalton Solano dos Reis" w:date="2023-11-06T08:20:00Z">
        <w:r w:rsidDel="0074513D">
          <w:delText>o site de sistemas de atendimento para autoescolas, d</w:delText>
        </w:r>
      </w:del>
      <w:r>
        <w:t xml:space="preserve">a empresa ICFC (2020) </w:t>
      </w:r>
      <w:del w:id="85" w:author="Dalton Solano dos Reis" w:date="2023-11-06T08:20:00Z">
        <w:r w:rsidDel="0074513D">
          <w:delText xml:space="preserve">entre </w:delText>
        </w:r>
      </w:del>
      <w:del w:id="86" w:author="Dalton Solano dos Reis" w:date="2023-11-06T08:21:00Z">
        <w:r w:rsidDel="0074513D">
          <w:delText>os cinco principais desafios está</w:delText>
        </w:r>
      </w:del>
      <w:ins w:id="87" w:author="Dalton Solano dos Reis" w:date="2023-11-06T08:21:00Z">
        <w:r w:rsidR="0074513D">
          <w:t>os principais desafios estão</w:t>
        </w:r>
      </w:ins>
      <w:r>
        <w:t xml:space="preserve"> </w:t>
      </w:r>
      <w:ins w:id="88" w:author="Dalton Solano dos Reis" w:date="2023-11-06T08:21:00Z">
        <w:r w:rsidR="0074513D">
          <w:t xml:space="preserve">em </w:t>
        </w:r>
      </w:ins>
      <w:r>
        <w:t xml:space="preserve">manter o foco na fase da teoria, o valor do curso e o nervosismo na hora da prova prática. </w:t>
      </w:r>
      <w:ins w:id="89" w:author="Dalton Solano dos Reis" w:date="2023-11-06T08:24:00Z">
        <w:r w:rsidR="0074513D">
          <w:t>Pensando nestes aspectos</w:t>
        </w:r>
        <w:r w:rsidR="0074513D">
          <w:t xml:space="preserve">, </w:t>
        </w:r>
      </w:ins>
      <w:ins w:id="90" w:author="Dalton Solano dos Reis" w:date="2023-11-06T08:23:00Z">
        <w:r w:rsidR="0074513D">
          <w:t>este trabalho tem a seguinte pergunta de pesquisa:</w:t>
        </w:r>
      </w:ins>
      <w:ins w:id="91" w:author="Dalton Solano dos Reis" w:date="2023-11-06T08:30:00Z">
        <w:r w:rsidR="00F10CFD">
          <w:t xml:space="preserve"> </w:t>
        </w:r>
      </w:ins>
      <w:ins w:id="92" w:author="Dalton Solano dos Reis" w:date="2023-11-06T08:24:00Z">
        <w:r w:rsidR="0074513D">
          <w:t>Será que um aplicativo m</w:t>
        </w:r>
      </w:ins>
      <w:ins w:id="93" w:author="Dalton Solano dos Reis" w:date="2023-11-06T08:25:00Z">
        <w:r w:rsidR="0074513D">
          <w:t xml:space="preserve">óvel utilizando realidade aumentada poderia auxiliar o ensino da educação do trânsito, </w:t>
        </w:r>
      </w:ins>
      <w:ins w:id="94" w:author="Dalton Solano dos Reis" w:date="2023-11-06T08:27:00Z">
        <w:r w:rsidR="0074513D">
          <w:t xml:space="preserve">e assim </w:t>
        </w:r>
        <w:r w:rsidR="0074513D" w:rsidRPr="0074513D">
          <w:t>conscientiza</w:t>
        </w:r>
        <w:r w:rsidR="0074513D">
          <w:t xml:space="preserve">r os motoristas </w:t>
        </w:r>
      </w:ins>
      <w:ins w:id="95" w:author="Dalton Solano dos Reis" w:date="2023-11-06T08:30:00Z">
        <w:r w:rsidR="00F10CFD">
          <w:t xml:space="preserve">e diminuir os </w:t>
        </w:r>
        <w:r w:rsidR="00F10CFD" w:rsidRPr="00F10CFD">
          <w:t>acidentes de trânsito</w:t>
        </w:r>
        <w:r w:rsidR="00F10CFD">
          <w:t>?</w:t>
        </w:r>
      </w:ins>
      <w:del w:id="96" w:author="Dalton Solano dos Reis" w:date="2023-11-06T08:30:00Z">
        <w:r w:rsidDel="00F10CFD">
          <w:delText xml:space="preserve">Pensando </w:delText>
        </w:r>
      </w:del>
      <w:del w:id="97" w:author="Dalton Solano dos Reis" w:date="2023-11-06T08:21:00Z">
        <w:r w:rsidDel="0074513D">
          <w:delText>nisso</w:delText>
        </w:r>
      </w:del>
      <w:del w:id="98" w:author="Dalton Solano dos Reis" w:date="2023-11-06T08:30:00Z">
        <w:r w:rsidDel="00F10CFD">
          <w:delText>,</w:delText>
        </w:r>
        <w:r w:rsidRPr="00C61568" w:rsidDel="00F10CFD">
          <w:delText xml:space="preserve"> </w:delText>
        </w:r>
        <w:r w:rsidDel="00F10CFD">
          <w:delText>será desenvolvido um aplicativo que utilizará de outra maneira de ensino e ainda de baixo custo. O ensino será passado de maneira “gamificada” usando um aplicativo, onde o usuário não tem o perigo da vida real, mas tem a sua imersão assegurada pelo uso da Realidade Aumentada (RA).</w:delText>
        </w:r>
      </w:del>
    </w:p>
    <w:p w14:paraId="1853DCAB" w14:textId="2171868A" w:rsidR="007C5709" w:rsidDel="002133AC" w:rsidRDefault="00B81AE3" w:rsidP="002133AC">
      <w:pPr>
        <w:pStyle w:val="TF-TEXTO"/>
        <w:rPr>
          <w:del w:id="99" w:author="Dalton Solano dos Reis" w:date="2023-11-06T08:16:00Z"/>
        </w:rPr>
        <w:pPrChange w:id="100" w:author="Dalton Solano dos Reis" w:date="2023-11-06T08:19:00Z">
          <w:pPr>
            <w:pStyle w:val="TF-TEXTO"/>
          </w:pPr>
        </w:pPrChange>
      </w:pPr>
      <w:r>
        <w:t>D</w:t>
      </w:r>
      <w:r w:rsidR="00BE51C0">
        <w:t>ian</w:t>
      </w:r>
      <w:r>
        <w:t xml:space="preserve">te deste contexto, este projeto </w:t>
      </w:r>
      <w:ins w:id="101" w:author="Dalton Solano dos Reis" w:date="2023-11-06T08:31:00Z">
        <w:r w:rsidR="00F10CFD">
          <w:t xml:space="preserve">se </w:t>
        </w:r>
      </w:ins>
      <w:r w:rsidR="007C5709" w:rsidRPr="002E18F5">
        <w:t>propõe</w:t>
      </w:r>
      <w:del w:id="102" w:author="Dalton Solano dos Reis" w:date="2023-11-06T08:31:00Z">
        <w:r w:rsidR="00BB2071" w:rsidDel="00F10CFD">
          <w:delText>-se</w:delText>
        </w:r>
      </w:del>
      <w:r w:rsidR="00BB2071">
        <w:t xml:space="preserve"> a</w:t>
      </w:r>
      <w:r w:rsidR="007C5709" w:rsidRPr="002E18F5">
        <w:t xml:space="preserve"> </w:t>
      </w:r>
      <w:del w:id="103" w:author="Dalton Solano dos Reis" w:date="2023-11-06T08:31:00Z">
        <w:r w:rsidR="007C5709" w:rsidRPr="002E18F5" w:rsidDel="00F10CFD">
          <w:delText>explorar a criação e a implementação de</w:delText>
        </w:r>
      </w:del>
      <w:ins w:id="104" w:author="Dalton Solano dos Reis" w:date="2023-11-06T08:31:00Z">
        <w:r w:rsidR="00F10CFD">
          <w:t>desenvolver</w:t>
        </w:r>
      </w:ins>
      <w:r w:rsidR="007C5709" w:rsidRPr="002E18F5">
        <w:t xml:space="preserve"> um aplicativo </w:t>
      </w:r>
      <w:ins w:id="105" w:author="Dalton Solano dos Reis" w:date="2023-11-06T08:31:00Z">
        <w:r w:rsidR="00F10CFD">
          <w:t xml:space="preserve">móvel </w:t>
        </w:r>
      </w:ins>
      <w:del w:id="106" w:author="Dalton Solano dos Reis" w:date="2023-11-06T08:31:00Z">
        <w:r w:rsidDel="00F10CFD">
          <w:delText xml:space="preserve">de jogo </w:delText>
        </w:r>
      </w:del>
      <w:r>
        <w:t xml:space="preserve">utilizando a realidade </w:t>
      </w:r>
      <w:del w:id="107" w:author="Dalton Solano dos Reis" w:date="2023-11-06T08:31:00Z">
        <w:r w:rsidDel="00F10CFD">
          <w:delText xml:space="preserve">virtual </w:delText>
        </w:r>
      </w:del>
      <w:r>
        <w:t xml:space="preserve">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BF4A50">
        <w:t>E assim,</w:t>
      </w:r>
      <w:ins w:id="108" w:author="Dalton Solano dos Reis" w:date="2023-11-06T08:40:00Z">
        <w:r w:rsidR="00A203A6">
          <w:t xml:space="preserve"> se espera </w:t>
        </w:r>
      </w:ins>
      <w:del w:id="109" w:author="Dalton Solano dos Reis" w:date="2023-11-06T08:40:00Z">
        <w:r w:rsidR="00BF4A50" w:rsidDel="00A203A6">
          <w:delText xml:space="preserve"> </w:delText>
        </w:r>
      </w:del>
      <w:r w:rsidR="00BF4A50">
        <w:t xml:space="preserve">com este </w:t>
      </w:r>
      <w:r>
        <w:t>aplicativo</w:t>
      </w:r>
      <w:del w:id="110" w:author="Dalton Solano dos Reis" w:date="2023-11-06T08:40:00Z">
        <w:r w:rsidR="007C5709" w:rsidRPr="002E18F5" w:rsidDel="00A203A6">
          <w:delText xml:space="preserve"> </w:delText>
        </w:r>
        <w:r w:rsidR="00BB2071" w:rsidDel="00A203A6">
          <w:delText>espera</w:delText>
        </w:r>
      </w:del>
      <w:del w:id="111" w:author="Dalton Solano dos Reis" w:date="2023-11-06T08:32:00Z">
        <w:r w:rsidR="00BB2071" w:rsidDel="00F10CFD">
          <w:delText>-se</w:delText>
        </w:r>
      </w:del>
      <w:r w:rsidR="00BF4A50">
        <w:t xml:space="preserve"> </w:t>
      </w:r>
      <w:r w:rsidR="007C5709" w:rsidRPr="002E18F5">
        <w:t>melhorar a qualidade de ensino para motoristas novos ou inexperientes</w:t>
      </w:r>
      <w:ins w:id="112" w:author="Dalton Solano dos Reis" w:date="2023-11-06T08:33:00Z">
        <w:r w:rsidR="00F10CFD">
          <w:t>, o</w:t>
        </w:r>
      </w:ins>
      <w:del w:id="113" w:author="Dalton Solano dos Reis" w:date="2023-11-06T08:33:00Z">
        <w:r w:rsidR="007C5709" w:rsidRPr="002E18F5" w:rsidDel="00F10CFD">
          <w:delText xml:space="preserve">. </w:delText>
        </w:r>
        <w:r w:rsidR="00BF4A50" w:rsidDel="00F10CFD">
          <w:delText>O</w:delText>
        </w:r>
      </w:del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</w:t>
      </w:r>
      <w:del w:id="114" w:author="Dalton Solano dos Reis" w:date="2023-11-06T08:35:00Z">
        <w:r w:rsidR="007C5709" w:rsidRPr="002E18F5" w:rsidDel="00F10CFD">
          <w:delText>, imersiva</w:delText>
        </w:r>
      </w:del>
      <w:r w:rsidR="007C5709" w:rsidRPr="002E18F5">
        <w:t xml:space="preserve"> e interativa</w:t>
      </w:r>
      <w:r w:rsidR="005C4A18">
        <w:t xml:space="preserve">. </w:t>
      </w:r>
      <w:del w:id="115" w:author="Dalton Solano dos Reis" w:date="2023-11-06T08:35:00Z">
        <w:r w:rsidR="005C4A18" w:rsidDel="00F10CFD">
          <w:delText>E assim espera</w:delText>
        </w:r>
        <w:r w:rsidR="001E2474" w:rsidDel="00F10CFD">
          <w:delText>-se</w:delText>
        </w:r>
      </w:del>
      <w:ins w:id="116" w:author="Dalton Solano dos Reis" w:date="2023-11-06T08:35:00Z">
        <w:r w:rsidR="00F10CFD">
          <w:t>E desta forma</w:t>
        </w:r>
      </w:ins>
      <w:r w:rsidR="005C4A18">
        <w:t xml:space="preserve">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</w:t>
      </w:r>
      <w:ins w:id="117" w:author="Dalton Solano dos Reis" w:date="2023-11-06T08:35:00Z">
        <w:r w:rsidR="00F10CFD">
          <w:t>em</w:t>
        </w:r>
      </w:ins>
      <w:r w:rsidR="007C5709" w:rsidRPr="002E18F5">
        <w:t xml:space="preserve">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  <w:del w:id="118" w:author="Dalton Solano dos Reis" w:date="2023-11-06T08:16:00Z">
        <w:r w:rsidR="007C5709" w:rsidRPr="002E18F5" w:rsidDel="002133AC">
          <w:delText xml:space="preserve"> </w:delText>
        </w:r>
      </w:del>
    </w:p>
    <w:p w14:paraId="7F75809A" w14:textId="77777777" w:rsidR="008B3479" w:rsidDel="002133AC" w:rsidRDefault="008B3479" w:rsidP="002133AC">
      <w:pPr>
        <w:pStyle w:val="TF-TEXTO"/>
        <w:rPr>
          <w:del w:id="119" w:author="Dalton Solano dos Reis" w:date="2023-11-06T08:16:00Z"/>
        </w:rPr>
        <w:pPrChange w:id="120" w:author="Dalton Solano dos Reis" w:date="2023-11-06T08:19:00Z">
          <w:pPr>
            <w:pStyle w:val="TF-TEXTO"/>
          </w:pPr>
        </w:pPrChange>
      </w:pPr>
    </w:p>
    <w:p w14:paraId="791C5DEB" w14:textId="77777777" w:rsidR="008B3479" w:rsidRDefault="008B3479" w:rsidP="002133AC">
      <w:pPr>
        <w:pStyle w:val="TF-TEXTO"/>
      </w:pPr>
    </w:p>
    <w:p w14:paraId="4DEEAE1F" w14:textId="5E16B1E1" w:rsidR="00F255FC" w:rsidRPr="00EA1995" w:rsidRDefault="00F255FC" w:rsidP="00597A51">
      <w:pPr>
        <w:pStyle w:val="Ttulo2"/>
      </w:pPr>
      <w:bookmarkStart w:id="121" w:name="_Toc419598576"/>
      <w:bookmarkStart w:id="122" w:name="_Toc420721317"/>
      <w:bookmarkStart w:id="123" w:name="_Toc420721467"/>
      <w:bookmarkStart w:id="124" w:name="_Toc420721562"/>
      <w:bookmarkStart w:id="125" w:name="_Toc420721768"/>
      <w:bookmarkStart w:id="126" w:name="_Toc420723209"/>
      <w:bookmarkStart w:id="127" w:name="_Toc482682370"/>
      <w:bookmarkStart w:id="128" w:name="_Toc54164904"/>
      <w:bookmarkStart w:id="129" w:name="_Toc54165664"/>
      <w:bookmarkStart w:id="130" w:name="_Toc54169316"/>
      <w:bookmarkStart w:id="131" w:name="_Toc96347426"/>
      <w:bookmarkStart w:id="132" w:name="_Toc96357710"/>
      <w:bookmarkStart w:id="133" w:name="_Toc96491850"/>
      <w:bookmarkStart w:id="134" w:name="_Toc411603090"/>
      <w:r w:rsidRPr="00EA1995">
        <w:t>OBJETIVOS</w:t>
      </w:r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74503A63" w14:textId="0E386F89" w:rsidR="00D7661B" w:rsidRPr="00511F6E" w:rsidRDefault="00FC6CA9" w:rsidP="00511F6E">
      <w:pPr>
        <w:pStyle w:val="TF-TEXTO"/>
        <w:ind w:firstLine="567"/>
      </w:pPr>
      <w:r w:rsidRPr="00511F6E">
        <w:t xml:space="preserve">O objetivo </w:t>
      </w:r>
      <w:r w:rsidR="00C81495" w:rsidRPr="00511F6E">
        <w:t xml:space="preserve">principal deste projeto </w:t>
      </w:r>
      <w:r w:rsidRPr="00511F6E">
        <w:t xml:space="preserve">é desenvolver um </w:t>
      </w:r>
      <w:r w:rsidR="00C81495" w:rsidRPr="00511F6E">
        <w:t xml:space="preserve">aplicativo </w:t>
      </w:r>
      <w:del w:id="135" w:author="Dalton Solano dos Reis" w:date="2023-11-06T08:41:00Z">
        <w:r w:rsidRPr="00511F6E" w:rsidDel="00F70471">
          <w:delText xml:space="preserve">de </w:delText>
        </w:r>
        <w:r w:rsidR="00B81AE3" w:rsidRPr="00511F6E" w:rsidDel="00F70471">
          <w:delText xml:space="preserve">jogo </w:delText>
        </w:r>
      </w:del>
      <w:r w:rsidR="00B81AE3" w:rsidRPr="00511F6E">
        <w:t xml:space="preserve">de conscientização no </w:t>
      </w:r>
      <w:r w:rsidR="00CB2AF6" w:rsidRPr="00511F6E">
        <w:t>trânsito</w:t>
      </w:r>
      <w:r w:rsidR="00B81AE3" w:rsidRPr="00511F6E">
        <w:t xml:space="preserve"> utilizando realidade aumentada.</w:t>
      </w:r>
    </w:p>
    <w:p w14:paraId="032777D4" w14:textId="77777777" w:rsidR="00D7661B" w:rsidRPr="00511F6E" w:rsidRDefault="00D7661B" w:rsidP="00511F6E">
      <w:pPr>
        <w:pStyle w:val="TF-TEXTO"/>
      </w:pPr>
      <w:r w:rsidRPr="00511F6E">
        <w:t>Os objetivos específicos são:</w:t>
      </w:r>
    </w:p>
    <w:p w14:paraId="2549D82D" w14:textId="0115923E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desenvolver um ambiente em realidade aumentada simulando o trânsito de uma cidade;</w:t>
      </w:r>
    </w:p>
    <w:p w14:paraId="46801A6D" w14:textId="3124F61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oferecer cenas variadas, a partir de diferentes situações vivenciadas no trânsito;</w:t>
      </w:r>
    </w:p>
    <w:p w14:paraId="5373D32C" w14:textId="144E9D3C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 xml:space="preserve">instruir e conscientizar o usuário baseado nas suas ações tomadas </w:t>
      </w:r>
      <w:del w:id="136" w:author="Dalton Solano dos Reis" w:date="2023-11-06T08:41:00Z">
        <w:r w:rsidDel="00F70471">
          <w:delText xml:space="preserve">no jogo </w:delText>
        </w:r>
      </w:del>
      <w:r>
        <w:t>respeitando as leis do trânsito</w:t>
      </w:r>
      <w:r w:rsidR="00576B6B">
        <w:t>;</w:t>
      </w:r>
    </w:p>
    <w:p w14:paraId="52D33CFB" w14:textId="29AF3F9B" w:rsidR="00AE75B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EA1995" w:rsidRDefault="00A44581" w:rsidP="001907A1">
      <w:pPr>
        <w:pStyle w:val="Ttulo1"/>
      </w:pPr>
      <w:bookmarkStart w:id="137" w:name="_Toc419598587"/>
      <w:r w:rsidRPr="00EA1995">
        <w:lastRenderedPageBreak/>
        <w:t>trabalhos correlatos</w:t>
      </w:r>
    </w:p>
    <w:p w14:paraId="73187883" w14:textId="44E3009D" w:rsidR="00FC6CA9" w:rsidRPr="00026810" w:rsidRDefault="00026810" w:rsidP="00F70471">
      <w:pPr>
        <w:pStyle w:val="TF-TEXTO"/>
      </w:pPr>
      <w:del w:id="138" w:author="Dalton Solano dos Reis" w:date="2023-11-06T08:42:00Z">
        <w:r w:rsidRPr="00026810" w:rsidDel="00F70471">
          <w:delText>Neste capítulo</w:delText>
        </w:r>
      </w:del>
      <w:ins w:id="139" w:author="Dalton Solano dos Reis" w:date="2023-11-06T08:42:00Z">
        <w:r w:rsidR="00F70471">
          <w:t>Nesta seção</w:t>
        </w:r>
      </w:ins>
      <w:r w:rsidRPr="00026810">
        <w:t xml:space="preserve"> são apresentados três trabalhos que </w:t>
      </w:r>
      <w:del w:id="140" w:author="Dalton Solano dos Reis" w:date="2023-11-06T08:49:00Z">
        <w:r w:rsidRPr="00026810" w:rsidDel="00F70471">
          <w:delText xml:space="preserve">apresentam </w:delText>
        </w:r>
      </w:del>
      <w:ins w:id="141" w:author="Dalton Solano dos Reis" w:date="2023-11-06T08:49:00Z">
        <w:r w:rsidR="00F70471">
          <w:t>possuem</w:t>
        </w:r>
        <w:r w:rsidR="00F70471" w:rsidRPr="00026810">
          <w:t xml:space="preserve"> </w:t>
        </w:r>
      </w:ins>
      <w:r w:rsidRPr="00026810">
        <w:t xml:space="preserve">semelhanças com o trabalho proposto. A </w:t>
      </w:r>
      <w:ins w:id="142" w:author="Dalton Solano dos Reis" w:date="2023-11-06T08:42:00Z">
        <w:r w:rsidR="00F70471">
          <w:t>sub</w:t>
        </w:r>
      </w:ins>
      <w:r w:rsidRPr="00026810">
        <w:t>seção 2.1 aborda um aplicativo educacional, onde o usuário precisa seguir as leis de trânsito (</w:t>
      </w:r>
      <w:r w:rsidR="00F70471" w:rsidRPr="00026810">
        <w:t>BUZZI</w:t>
      </w:r>
      <w:r w:rsidRPr="00026810">
        <w:t xml:space="preserve">, 2018). A </w:t>
      </w:r>
      <w:ins w:id="143" w:author="Dalton Solano dos Reis" w:date="2023-11-06T08:42:00Z">
        <w:r w:rsidR="00F70471">
          <w:t>sub</w:t>
        </w:r>
      </w:ins>
      <w:r w:rsidRPr="00026810">
        <w:t>seção 2.2 discorre sobre até quando o simulador de baixo custo pode substituir um de médio custo (</w:t>
      </w:r>
      <w:r w:rsidR="00F70471" w:rsidRPr="00026810">
        <w:t>ALVES</w:t>
      </w:r>
      <w:r w:rsidRPr="00026810">
        <w:t xml:space="preserve">, 2014). Por fim, a </w:t>
      </w:r>
      <w:ins w:id="144" w:author="Dalton Solano dos Reis" w:date="2023-11-06T08:43:00Z">
        <w:r w:rsidR="00F70471">
          <w:t>sub</w:t>
        </w:r>
      </w:ins>
      <w:r w:rsidRPr="00026810">
        <w:t xml:space="preserve">seção 2.3 </w:t>
      </w:r>
      <w:ins w:id="145" w:author="Dalton Solano dos Reis" w:date="2023-11-06T08:44:00Z">
        <w:r w:rsidR="00F70471">
          <w:t xml:space="preserve">descreve </w:t>
        </w:r>
      </w:ins>
      <w:del w:id="146" w:author="Dalton Solano dos Reis" w:date="2023-11-06T08:44:00Z">
        <w:r w:rsidRPr="00026810" w:rsidDel="00F70471">
          <w:delText xml:space="preserve">também será sobre </w:delText>
        </w:r>
      </w:del>
      <w:ins w:id="147" w:author="Dalton Solano dos Reis" w:date="2023-11-06T08:44:00Z">
        <w:r w:rsidR="00F70471">
          <w:t xml:space="preserve">como </w:t>
        </w:r>
      </w:ins>
      <w:r w:rsidRPr="00026810">
        <w:t>um simulador</w:t>
      </w:r>
      <w:ins w:id="148" w:author="Dalton Solano dos Reis" w:date="2023-11-06T08:44:00Z">
        <w:r w:rsidR="00F70471">
          <w:t xml:space="preserve"> pode </w:t>
        </w:r>
      </w:ins>
      <w:del w:id="149" w:author="Dalton Solano dos Reis" w:date="2023-11-06T08:44:00Z">
        <w:r w:rsidRPr="00026810" w:rsidDel="00F70471">
          <w:delText xml:space="preserve">, mas com objetivo de </w:delText>
        </w:r>
      </w:del>
      <w:r w:rsidRPr="00026810">
        <w:t>ajudar os motoristas a melhorar suas habilidades de condução (</w:t>
      </w:r>
      <w:r w:rsidR="00F70471" w:rsidRPr="00026810">
        <w:t xml:space="preserve">YANG </w:t>
      </w:r>
      <w:r w:rsidRPr="006D4153">
        <w:rPr>
          <w:i/>
          <w:iCs/>
        </w:rPr>
        <w:t>et</w:t>
      </w:r>
      <w:del w:id="150" w:author="Dalton Solano dos Reis" w:date="2023-11-06T08:53:00Z">
        <w:r w:rsidRPr="006D4153" w:rsidDel="000D40C2">
          <w:rPr>
            <w:i/>
            <w:iCs/>
          </w:rPr>
          <w:delText>.</w:delText>
        </w:r>
      </w:del>
      <w:r w:rsidRPr="006D4153">
        <w:rPr>
          <w:i/>
          <w:iCs/>
        </w:rPr>
        <w:t xml:space="preserve"> al</w:t>
      </w:r>
      <w:ins w:id="151" w:author="Dalton Solano dos Reis" w:date="2023-11-06T08:53:00Z">
        <w:r w:rsidR="000D40C2">
          <w:rPr>
            <w:i/>
            <w:iCs/>
          </w:rPr>
          <w:t>.</w:t>
        </w:r>
      </w:ins>
      <w:del w:id="152" w:author="Dalton Solano dos Reis" w:date="2023-11-06T08:49:00Z">
        <w:r w:rsidRPr="00026810" w:rsidDel="00F70471">
          <w:delText xml:space="preserve"> </w:delText>
        </w:r>
      </w:del>
      <w:ins w:id="153" w:author="Dalton Solano dos Reis" w:date="2023-11-06T08:49:00Z">
        <w:r w:rsidR="00F70471">
          <w:t xml:space="preserve">, </w:t>
        </w:r>
      </w:ins>
      <w:r w:rsidRPr="00026810">
        <w:t>2016)</w:t>
      </w:r>
      <w:r w:rsidR="00E14185" w:rsidRPr="00026810">
        <w:t>.</w:t>
      </w:r>
    </w:p>
    <w:p w14:paraId="3AFBACAA" w14:textId="32298BCD" w:rsidR="00A44581" w:rsidRPr="00026810" w:rsidRDefault="009342FB" w:rsidP="00597A51">
      <w:pPr>
        <w:pStyle w:val="Ttulo2"/>
      </w:pPr>
      <w:r w:rsidRPr="00026810">
        <w:t>Transitar</w:t>
      </w:r>
    </w:p>
    <w:p w14:paraId="1FA47FCC" w14:textId="273ED52C" w:rsidR="009342FB" w:rsidDel="000D40C2" w:rsidRDefault="00E14185" w:rsidP="00EA1995">
      <w:pPr>
        <w:pStyle w:val="TF-TEXTO"/>
        <w:rPr>
          <w:del w:id="154" w:author="Dalton Solano dos Reis" w:date="2023-11-06T08:55:00Z"/>
        </w:rPr>
      </w:pPr>
      <w:proofErr w:type="spellStart"/>
      <w:r>
        <w:t>Buzzi</w:t>
      </w:r>
      <w:proofErr w:type="spellEnd"/>
      <w:r>
        <w:t xml:space="preserve"> (2018)</w:t>
      </w:r>
      <w:r w:rsidR="006E7FEA">
        <w:t xml:space="preserve"> desenvolveu o</w:t>
      </w:r>
      <w:r w:rsidR="00100790">
        <w:t xml:space="preserve"> </w:t>
      </w:r>
      <w:proofErr w:type="gramStart"/>
      <w:r w:rsidR="00CB2AF6">
        <w:t xml:space="preserve">aplicativo </w:t>
      </w:r>
      <w:proofErr w:type="spellStart"/>
      <w:r w:rsidR="00511F6E">
        <w:t>T</w:t>
      </w:r>
      <w:r w:rsidR="00CB2AF6">
        <w:t>ransitAR</w:t>
      </w:r>
      <w:proofErr w:type="spellEnd"/>
      <w:proofErr w:type="gramEnd"/>
      <w:r w:rsidR="00511F6E">
        <w:t xml:space="preserve">, bem como os </w:t>
      </w:r>
      <w:r w:rsidR="00100790">
        <w:t>respectivos teste</w:t>
      </w:r>
      <w:r w:rsidR="00961DE1">
        <w:t>s</w:t>
      </w:r>
      <w:r w:rsidR="00511F6E">
        <w:t xml:space="preserve"> neste aplicativo</w:t>
      </w:r>
      <w:r w:rsidR="00961DE1">
        <w:t>.</w:t>
      </w:r>
      <w:r w:rsidR="00100790">
        <w:t xml:space="preserve"> </w:t>
      </w:r>
      <w:r w:rsidR="00961DE1">
        <w:t>E</w:t>
      </w:r>
      <w:r w:rsidR="00100790">
        <w:t xml:space="preserve"> de acordo com </w:t>
      </w:r>
      <w:proofErr w:type="spellStart"/>
      <w:r w:rsidR="00100790">
        <w:t>Buzzi</w:t>
      </w:r>
      <w:proofErr w:type="spellEnd"/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>O autor (</w:t>
      </w:r>
      <w:proofErr w:type="spellStart"/>
      <w:r w:rsidR="006E7FEA">
        <w:t>Buzzi</w:t>
      </w:r>
      <w:proofErr w:type="spellEnd"/>
      <w:r w:rsidR="006E7FEA">
        <w:t>, 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 xml:space="preserve">aumentada, conforme mostrado na </w:t>
      </w:r>
      <w:ins w:id="155" w:author="Dalton Solano dos Reis" w:date="2023-11-06T09:27:00Z">
        <w:r w:rsidR="00465285">
          <w:fldChar w:fldCharType="begin"/>
        </w:r>
        <w:r w:rsidR="00465285">
          <w:instrText xml:space="preserve"> REF _Ref150155275 \h </w:instrText>
        </w:r>
      </w:ins>
      <w:r w:rsidR="00465285">
        <w:fldChar w:fldCharType="separate"/>
      </w:r>
      <w:ins w:id="156" w:author="Dalton Solano dos Reis" w:date="2023-11-06T09:27:00Z">
        <w:r w:rsidR="00465285" w:rsidRPr="00465285">
          <w:t xml:space="preserve">Figura </w:t>
        </w:r>
        <w:r w:rsidR="00465285" w:rsidRPr="00465285">
          <w:rPr>
            <w:rPrChange w:id="157" w:author="Dalton Solano dos Reis" w:date="2023-11-06T09:26:00Z">
              <w:rPr>
                <w:noProof/>
              </w:rPr>
            </w:rPrChange>
          </w:rPr>
          <w:t>1</w:t>
        </w:r>
        <w:r w:rsidR="00465285">
          <w:fldChar w:fldCharType="end"/>
        </w:r>
      </w:ins>
      <w:del w:id="158" w:author="Dalton Solano dos Reis" w:date="2023-11-06T09:27:00Z">
        <w:r w:rsidR="00511F6E" w:rsidDel="00465285">
          <w:delText>F</w:delText>
        </w:r>
        <w:r w:rsidR="00100790" w:rsidDel="00465285">
          <w:delText>igura 1</w:delText>
        </w:r>
      </w:del>
      <w:ins w:id="159" w:author="Dalton Solano dos Reis" w:date="2023-11-06T08:55:00Z">
        <w:r w:rsidR="000D40C2">
          <w:t>.</w:t>
        </w:r>
      </w:ins>
      <w:del w:id="160" w:author="Dalton Solano dos Reis" w:date="2023-11-06T08:55:00Z">
        <w:r w:rsidR="00100790" w:rsidDel="000D40C2">
          <w:delText>.</w:delText>
        </w:r>
      </w:del>
    </w:p>
    <w:p w14:paraId="10700D0C" w14:textId="1B372A06" w:rsidR="002714D3" w:rsidRDefault="000D40C2" w:rsidP="000D40C2">
      <w:pPr>
        <w:pStyle w:val="TF-TEXTO"/>
      </w:pPr>
      <w:ins w:id="161" w:author="Dalton Solano dos Reis" w:date="2023-11-06T08:55:00Z">
        <w:r>
          <w:t xml:space="preserve"> </w:t>
        </w:r>
      </w:ins>
      <w:del w:id="162" w:author="Dalton Solano dos Reis" w:date="2023-11-06T08:55:00Z">
        <w:r w:rsidR="009342FB" w:rsidDel="000D40C2">
          <w:tab/>
        </w:r>
      </w:del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r w:rsidR="00511F6E">
        <w:t xml:space="preserve"> (</w:t>
      </w:r>
      <w:ins w:id="163" w:author="Dalton Solano dos Reis" w:date="2023-11-06T09:27:00Z">
        <w:r w:rsidR="00465285">
          <w:fldChar w:fldCharType="begin"/>
        </w:r>
        <w:r w:rsidR="00465285">
          <w:instrText xml:space="preserve"> REF _Ref150155275 \h </w:instrText>
        </w:r>
      </w:ins>
      <w:r w:rsidR="00465285">
        <w:fldChar w:fldCharType="separate"/>
      </w:r>
      <w:ins w:id="164" w:author="Dalton Solano dos Reis" w:date="2023-11-06T09:27:00Z">
        <w:r w:rsidR="00465285" w:rsidRPr="00465285">
          <w:t xml:space="preserve">Figura </w:t>
        </w:r>
        <w:r w:rsidR="00465285" w:rsidRPr="00465285">
          <w:rPr>
            <w:rPrChange w:id="165" w:author="Dalton Solano dos Reis" w:date="2023-11-06T09:26:00Z">
              <w:rPr>
                <w:noProof/>
              </w:rPr>
            </w:rPrChange>
          </w:rPr>
          <w:t>1</w:t>
        </w:r>
        <w:r w:rsidR="00465285">
          <w:fldChar w:fldCharType="end"/>
        </w:r>
      </w:ins>
      <w:del w:id="166" w:author="Dalton Solano dos Reis" w:date="2023-11-06T09:27:00Z">
        <w:r w:rsidR="00511F6E" w:rsidDel="00465285">
          <w:delText>Figura 1</w:delText>
        </w:r>
      </w:del>
      <w:r w:rsidR="00511F6E">
        <w:t>)</w:t>
      </w:r>
      <w:r w:rsidR="00EA1995">
        <w:t>.</w:t>
      </w:r>
    </w:p>
    <w:p w14:paraId="2033F5EA" w14:textId="7555B990" w:rsidR="002714D3" w:rsidRDefault="00465285" w:rsidP="00465285">
      <w:pPr>
        <w:pStyle w:val="TF-FIGURA"/>
        <w:pPrChange w:id="167" w:author="Dalton Solano dos Reis" w:date="2023-11-06T09:27:00Z">
          <w:pPr>
            <w:pStyle w:val="TF-LEGENDA"/>
          </w:pPr>
        </w:pPrChange>
      </w:pPr>
      <w:bookmarkStart w:id="168" w:name="_Ref150155275"/>
      <w:ins w:id="169" w:author="Dalton Solano dos Reis" w:date="2023-11-06T09:26:00Z">
        <w:r w:rsidRPr="00465285">
          <w:t xml:space="preserve">Figura </w:t>
        </w:r>
        <w:r w:rsidRPr="00465285">
          <w:fldChar w:fldCharType="begin"/>
        </w:r>
        <w:r w:rsidRPr="00465285">
          <w:instrText xml:space="preserve"> SEQ Figura \* ARABIC </w:instrText>
        </w:r>
      </w:ins>
      <w:r w:rsidRPr="00465285">
        <w:fldChar w:fldCharType="separate"/>
      </w:r>
      <w:ins w:id="170" w:author="Dalton Solano dos Reis" w:date="2023-11-06T09:45:00Z">
        <w:r w:rsidR="00621B90">
          <w:rPr>
            <w:noProof/>
          </w:rPr>
          <w:t>1</w:t>
        </w:r>
      </w:ins>
      <w:ins w:id="171" w:author="Dalton Solano dos Reis" w:date="2023-11-06T09:26:00Z">
        <w:r w:rsidRPr="00465285">
          <w:fldChar w:fldCharType="end"/>
        </w:r>
        <w:bookmarkEnd w:id="168"/>
        <w:r w:rsidRPr="00465285">
          <w:t xml:space="preserve"> - </w:t>
        </w:r>
      </w:ins>
      <w:del w:id="172" w:author="Dalton Solano dos Reis" w:date="2023-11-06T09:26:00Z">
        <w:r w:rsidR="002714D3" w:rsidRPr="00465285" w:rsidDel="00465285">
          <w:delText xml:space="preserve">Figura </w:delText>
        </w:r>
        <w:r w:rsidR="00961DE1" w:rsidRPr="00465285" w:rsidDel="00465285">
          <w:delText>1</w:delText>
        </w:r>
        <w:r w:rsidR="002714D3" w:rsidRPr="00465285" w:rsidDel="00465285">
          <w:delText xml:space="preserve"> – </w:delText>
        </w:r>
      </w:del>
      <w:r w:rsidR="002714D3" w:rsidRPr="00465285">
        <w:t>Ferramentas para imersão</w:t>
      </w:r>
      <w:r w:rsidR="00EA1995" w:rsidRPr="002714D3">
        <w:rPr>
          <w:noProof/>
        </w:rPr>
        <w:drawing>
          <wp:inline distT="0" distB="0" distL="0" distR="0" wp14:anchorId="1F98784C" wp14:editId="28CAB31D">
            <wp:extent cx="5252027" cy="2615587"/>
            <wp:effectExtent l="12700" t="12700" r="19050" b="13335"/>
            <wp:docPr id="567208356" name="Imagem 56720835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9" cy="26307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3B8055E4" w:rsidR="00961DE1" w:rsidRDefault="004973E1" w:rsidP="00465285">
      <w:pPr>
        <w:pStyle w:val="TF-FONTE"/>
      </w:pPr>
      <w:r>
        <w:t xml:space="preserve"> </w:t>
      </w:r>
      <w:r w:rsidR="002714D3" w:rsidRPr="002E18F5">
        <w:t xml:space="preserve">Fonte: </w:t>
      </w:r>
      <w:proofErr w:type="spellStart"/>
      <w:r w:rsidR="00E14185">
        <w:t>Buzzi</w:t>
      </w:r>
      <w:proofErr w:type="spellEnd"/>
      <w:ins w:id="173" w:author="Dalton Solano dos Reis" w:date="2023-11-06T08:55:00Z">
        <w:r w:rsidR="000D40C2">
          <w:t xml:space="preserve"> </w:t>
        </w:r>
      </w:ins>
      <w:r w:rsidR="00B44831">
        <w:t>(2018)</w:t>
      </w:r>
      <w:r w:rsidR="002D7D4A">
        <w:t>.</w:t>
      </w:r>
    </w:p>
    <w:p w14:paraId="74B75541" w14:textId="12EC41D2" w:rsidR="00EA1995" w:rsidDel="000D40C2" w:rsidRDefault="0085339D" w:rsidP="00EA1995">
      <w:pPr>
        <w:pStyle w:val="TF-TEXTO"/>
        <w:rPr>
          <w:del w:id="174" w:author="Dalton Solano dos Reis" w:date="2023-11-06T08:56:00Z"/>
        </w:rPr>
      </w:pPr>
      <w:del w:id="175" w:author="Dalton Solano dos Reis" w:date="2023-11-06T08:56:00Z">
        <w:r w:rsidRPr="00EA1995" w:rsidDel="000D40C2">
          <w:delText>Conforme a Figura 1 o</w:delText>
        </w:r>
        <w:r w:rsidR="00961DE1" w:rsidRPr="00EA1995" w:rsidDel="000D40C2">
          <w:delText xml:space="preserve"> usuário possui vários objetos</w:delText>
        </w:r>
        <w:r w:rsidR="00D53E26" w:rsidRPr="00EA1995" w:rsidDel="000D40C2">
          <w:delText xml:space="preserve"> na tela</w:delText>
        </w:r>
        <w:r w:rsidR="00961DE1" w:rsidRPr="00EA1995" w:rsidDel="000D40C2">
          <w:delText>, que pode</w:delText>
        </w:r>
        <w:r w:rsidRPr="00EA1995" w:rsidDel="000D40C2">
          <w:delText>m</w:delText>
        </w:r>
        <w:r w:rsidR="00961DE1" w:rsidRPr="00EA1995" w:rsidDel="000D40C2">
          <w:delText xml:space="preserve"> ser uma informação ou um botão que </w:delText>
        </w:r>
        <w:r w:rsidR="00EA1995" w:rsidRPr="00EA1995" w:rsidDel="000D40C2">
          <w:delText>acarrete</w:delText>
        </w:r>
        <w:r w:rsidR="00961DE1" w:rsidRPr="00EA1995" w:rsidDel="000D40C2">
          <w:delText xml:space="preserve"> uma ação</w:delText>
        </w:r>
        <w:r w:rsidR="00D53E26" w:rsidRPr="00EA1995" w:rsidDel="000D40C2">
          <w:delText>. E c</w:delText>
        </w:r>
        <w:r w:rsidR="00961DE1" w:rsidRPr="00EA1995" w:rsidDel="000D40C2">
          <w:delText>om o objetivo de aumentar a imersividade do usuário, fazendo o uso da realidade aumentada.</w:delText>
        </w:r>
      </w:del>
    </w:p>
    <w:p w14:paraId="1AA22C76" w14:textId="507D7461" w:rsidR="00DA3E4F" w:rsidRPr="003B2EB4" w:rsidRDefault="001E2474" w:rsidP="00EA1995">
      <w:pPr>
        <w:pStyle w:val="TF-TEXTO"/>
      </w:pPr>
      <w:r w:rsidRPr="001E2474">
        <w:t xml:space="preserve">O primeiro objeto </w:t>
      </w:r>
      <w:ins w:id="176" w:author="Dalton Solano dos Reis" w:date="2023-11-06T09:01:00Z">
        <w:r w:rsidR="008F42D1" w:rsidRPr="00497F33">
          <w:rPr>
            <w:rStyle w:val="TF-COURIER10"/>
          </w:rPr>
          <w:t>(1)</w:t>
        </w:r>
        <w:r w:rsidR="008F42D1">
          <w:t xml:space="preserve"> </w:t>
        </w:r>
      </w:ins>
      <w:ins w:id="177" w:author="Dalton Solano dos Reis" w:date="2023-11-06T08:56:00Z">
        <w:r w:rsidR="000D40C2">
          <w:t xml:space="preserve">mostrado na Figura 1 </w:t>
        </w:r>
      </w:ins>
      <w:r w:rsidRPr="001E2474">
        <w:t xml:space="preserve">consiste em uma barra de mecânica do veículo, </w:t>
      </w:r>
      <w:r>
        <w:t>que</w:t>
      </w:r>
      <w:r w:rsidRPr="001E2474">
        <w:t xml:space="preserve"> vai caindo conforme o condutor colide com o carro. Ao chegar em zero, ele perde o jogo. O segundo objeto </w:t>
      </w:r>
      <w:ins w:id="178" w:author="Dalton Solano dos Reis" w:date="2023-11-06T08:57:00Z">
        <w:r w:rsidR="000D40C2" w:rsidRPr="00497F33">
          <w:rPr>
            <w:rStyle w:val="TF-COURIER10"/>
          </w:rPr>
          <w:t>(</w:t>
        </w:r>
        <w:r w:rsidR="000D40C2">
          <w:rPr>
            <w:rStyle w:val="TF-COURIER10"/>
          </w:rPr>
          <w:t>2</w:t>
        </w:r>
        <w:r w:rsidR="000D40C2" w:rsidRPr="00497F33">
          <w:rPr>
            <w:rStyle w:val="TF-COURIER10"/>
          </w:rPr>
          <w:t>)</w:t>
        </w:r>
        <w:r w:rsidR="000D40C2">
          <w:rPr>
            <w:rStyle w:val="TF-COURIER10"/>
          </w:rPr>
          <w:t xml:space="preserve"> </w:t>
        </w:r>
      </w:ins>
      <w:r w:rsidRPr="001E2474">
        <w:t>é o combustível. A barra vai diminuindo conforme o condutor percorre a cidade, mas é possível abastecer em postos espalhados pelo município. O condutor perde o jogo caso a barra de gasolina zere.</w:t>
      </w:r>
      <w:r w:rsidR="00D53E26" w:rsidRPr="00EA1995">
        <w:t xml:space="preserve"> Já o terceiro </w:t>
      </w:r>
      <w:ins w:id="179" w:author="Dalton Solano dos Reis" w:date="2023-11-06T08:57:00Z">
        <w:r w:rsidR="000D40C2">
          <w:t xml:space="preserve">objeto </w:t>
        </w:r>
        <w:r w:rsidR="000D40C2" w:rsidRPr="00497F33">
          <w:rPr>
            <w:rStyle w:val="TF-COURIER10"/>
          </w:rPr>
          <w:t>(</w:t>
        </w:r>
        <w:r w:rsidR="000D40C2">
          <w:rPr>
            <w:rStyle w:val="TF-COURIER10"/>
          </w:rPr>
          <w:t>3</w:t>
        </w:r>
        <w:r w:rsidR="000D40C2" w:rsidRPr="00497F33">
          <w:rPr>
            <w:rStyle w:val="TF-COURIER10"/>
          </w:rPr>
          <w:t>)</w:t>
        </w:r>
        <w:r w:rsidR="000D40C2">
          <w:t xml:space="preserve"> </w:t>
        </w:r>
      </w:ins>
      <w:r w:rsidR="00D53E26" w:rsidRPr="00EA1995">
        <w:t xml:space="preserve">é o descanso do jogador e o quarto </w:t>
      </w:r>
      <w:ins w:id="180" w:author="Dalton Solano dos Reis" w:date="2023-11-06T08:58:00Z">
        <w:r w:rsidR="000D40C2">
          <w:t xml:space="preserve">objeto </w:t>
        </w:r>
        <w:r w:rsidR="000D40C2" w:rsidRPr="00497F33">
          <w:rPr>
            <w:rStyle w:val="TF-COURIER10"/>
          </w:rPr>
          <w:t>(</w:t>
        </w:r>
        <w:r w:rsidR="000D40C2">
          <w:rPr>
            <w:rStyle w:val="TF-COURIER10"/>
          </w:rPr>
          <w:t>4</w:t>
        </w:r>
        <w:r w:rsidR="000D40C2" w:rsidRPr="00497F33">
          <w:rPr>
            <w:rStyle w:val="TF-COURIER10"/>
          </w:rPr>
          <w:t>)</w:t>
        </w:r>
        <w:r w:rsidR="000D40C2">
          <w:t xml:space="preserve"> </w:t>
        </w:r>
      </w:ins>
      <w:del w:id="181" w:author="Dalton Solano dos Reis" w:date="2023-11-06T08:58:00Z">
        <w:r w:rsidR="00D53E26" w:rsidRPr="00EA1995" w:rsidDel="000D40C2">
          <w:delText xml:space="preserve">é </w:delText>
        </w:r>
      </w:del>
      <w:ins w:id="182" w:author="Dalton Solano dos Reis" w:date="2023-11-06T08:58:00Z">
        <w:r w:rsidR="000D40C2">
          <w:t>são</w:t>
        </w:r>
        <w:r w:rsidR="000D40C2" w:rsidRPr="00EA1995">
          <w:t xml:space="preserve"> </w:t>
        </w:r>
      </w:ins>
      <w:r w:rsidR="00D53E26" w:rsidRPr="00EA1995">
        <w:t xml:space="preserve">os pontos, que podem subir ou descer conforme ele obedece ou </w:t>
      </w:r>
      <w:del w:id="183" w:author="Dalton Solano dos Reis" w:date="2023-11-06T09:00:00Z">
        <w:r w:rsidR="00D53E26" w:rsidRPr="00EA1995" w:rsidDel="000D40C2">
          <w:delText>desobedece a</w:delText>
        </w:r>
      </w:del>
      <w:ins w:id="184" w:author="Dalton Solano dos Reis" w:date="2023-11-06T09:00:00Z">
        <w:r w:rsidR="000D40C2" w:rsidRPr="00EA1995">
          <w:t>desobedece às</w:t>
        </w:r>
      </w:ins>
      <w:r w:rsidR="00D53E26" w:rsidRPr="00EA1995">
        <w:t xml:space="preserve"> lei</w:t>
      </w:r>
      <w:ins w:id="185" w:author="Dalton Solano dos Reis" w:date="2023-11-06T08:59:00Z">
        <w:r w:rsidR="000D40C2">
          <w:t>s</w:t>
        </w:r>
      </w:ins>
      <w:r w:rsidR="00D53E26" w:rsidRPr="00EA1995">
        <w:t xml:space="preserve"> de trânsito. </w:t>
      </w:r>
      <w:r w:rsidR="00D53E26">
        <w:t xml:space="preserve">A quinta marcação </w:t>
      </w:r>
      <w:ins w:id="186" w:author="Dalton Solano dos Reis" w:date="2023-11-06T08:59:00Z">
        <w:r w:rsidR="000D40C2" w:rsidRPr="00497F33">
          <w:rPr>
            <w:rStyle w:val="TF-COURIER10"/>
          </w:rPr>
          <w:t>(</w:t>
        </w:r>
        <w:r w:rsidR="000D40C2">
          <w:rPr>
            <w:rStyle w:val="TF-COURIER10"/>
          </w:rPr>
          <w:t>5</w:t>
        </w:r>
        <w:r w:rsidR="000D40C2" w:rsidRPr="00497F33">
          <w:rPr>
            <w:rStyle w:val="TF-COURIER10"/>
          </w:rPr>
          <w:t>)</w:t>
        </w:r>
        <w:r w:rsidR="000D40C2">
          <w:rPr>
            <w:rStyle w:val="TF-COURIER10"/>
          </w:rPr>
          <w:t xml:space="preserve"> </w:t>
        </w:r>
      </w:ins>
      <w:r w:rsidR="00D53E26">
        <w:t xml:space="preserve">é referente a visão do condutor, que é em primeira pessoa, </w:t>
      </w:r>
      <w:ins w:id="187" w:author="Dalton Solano dos Reis" w:date="2023-11-06T09:00:00Z">
        <w:r w:rsidR="000D40C2">
          <w:t>mostra a parte da frente do veículo que o usuário está dirigindo</w:t>
        </w:r>
      </w:ins>
      <w:del w:id="188" w:author="Dalton Solano dos Reis" w:date="2023-11-06T09:00:00Z">
        <w:r w:rsidR="00D53E26" w:rsidDel="000D40C2">
          <w:delText>também para aumentar a imersividade</w:delText>
        </w:r>
      </w:del>
      <w:r w:rsidR="00D53E26">
        <w:t xml:space="preserve">. O sexto ponto </w:t>
      </w:r>
      <w:ins w:id="189" w:author="Dalton Solano dos Reis" w:date="2023-11-06T09:01:00Z">
        <w:r w:rsidR="008F42D1" w:rsidRPr="00497F33">
          <w:rPr>
            <w:rStyle w:val="TF-COURIER10"/>
          </w:rPr>
          <w:t>(</w:t>
        </w:r>
      </w:ins>
      <w:ins w:id="190" w:author="Dalton Solano dos Reis" w:date="2023-11-06T09:02:00Z">
        <w:r w:rsidR="008F42D1">
          <w:rPr>
            <w:rStyle w:val="TF-COURIER10"/>
          </w:rPr>
          <w:t>6</w:t>
        </w:r>
      </w:ins>
      <w:ins w:id="191" w:author="Dalton Solano dos Reis" w:date="2023-11-06T09:01:00Z">
        <w:r w:rsidR="008F42D1" w:rsidRPr="00497F33">
          <w:rPr>
            <w:rStyle w:val="TF-COURIER10"/>
          </w:rPr>
          <w:t>)</w:t>
        </w:r>
        <w:r w:rsidR="008F42D1">
          <w:t xml:space="preserve"> </w:t>
        </w:r>
      </w:ins>
      <w:r w:rsidR="00D53E26">
        <w:t xml:space="preserve">é o joystick </w:t>
      </w:r>
      <w:ins w:id="192" w:author="Dalton Solano dos Reis" w:date="2023-11-06T09:01:00Z">
        <w:r w:rsidR="008F42D1">
          <w:t>utilizado pelo usuário para conduzir o veículo</w:t>
        </w:r>
      </w:ins>
      <w:del w:id="193" w:author="Dalton Solano dos Reis" w:date="2023-11-06T09:01:00Z">
        <w:r w:rsidR="00D53E26" w:rsidDel="008F42D1">
          <w:delText>que coordena o carro</w:delText>
        </w:r>
      </w:del>
      <w:r w:rsidR="00D53E26">
        <w:t xml:space="preserve">. O sétimo </w:t>
      </w:r>
      <w:ins w:id="194" w:author="Dalton Solano dos Reis" w:date="2023-11-06T09:02:00Z">
        <w:r w:rsidR="008F42D1" w:rsidRPr="00497F33">
          <w:rPr>
            <w:rStyle w:val="TF-COURIER10"/>
          </w:rPr>
          <w:t>(</w:t>
        </w:r>
        <w:r w:rsidR="008F42D1">
          <w:rPr>
            <w:rStyle w:val="TF-COURIER10"/>
          </w:rPr>
          <w:t>7</w:t>
        </w:r>
        <w:r w:rsidR="008F42D1" w:rsidRPr="00497F33">
          <w:rPr>
            <w:rStyle w:val="TF-COURIER10"/>
          </w:rPr>
          <w:t>)</w:t>
        </w:r>
        <w:r w:rsidR="008F42D1">
          <w:t xml:space="preserve"> </w:t>
        </w:r>
      </w:ins>
      <w:r w:rsidR="00D53E26">
        <w:t xml:space="preserve">é um acesso rápido ao menu. O oitavo </w:t>
      </w:r>
      <w:ins w:id="195" w:author="Dalton Solano dos Reis" w:date="2023-11-06T09:02:00Z">
        <w:r w:rsidR="008F42D1" w:rsidRPr="00497F33">
          <w:rPr>
            <w:rStyle w:val="TF-COURIER10"/>
          </w:rPr>
          <w:t>(</w:t>
        </w:r>
        <w:r w:rsidR="008F42D1">
          <w:rPr>
            <w:rStyle w:val="TF-COURIER10"/>
          </w:rPr>
          <w:t>8</w:t>
        </w:r>
        <w:r w:rsidR="008F42D1" w:rsidRPr="00497F33">
          <w:rPr>
            <w:rStyle w:val="TF-COURIER10"/>
          </w:rPr>
          <w:t>)</w:t>
        </w:r>
        <w:r w:rsidR="008F42D1">
          <w:t xml:space="preserve"> </w:t>
        </w:r>
      </w:ins>
      <w:r w:rsidR="00D53E26">
        <w:t xml:space="preserve">altera a visão do jogador entre primeira e terceira pessoa. O nono </w:t>
      </w:r>
      <w:ins w:id="196" w:author="Dalton Solano dos Reis" w:date="2023-11-06T09:02:00Z">
        <w:r w:rsidR="008F42D1" w:rsidRPr="00497F33">
          <w:rPr>
            <w:rStyle w:val="TF-COURIER10"/>
          </w:rPr>
          <w:t>(</w:t>
        </w:r>
        <w:r w:rsidR="008F42D1">
          <w:rPr>
            <w:rStyle w:val="TF-COURIER10"/>
          </w:rPr>
          <w:t>9</w:t>
        </w:r>
        <w:r w:rsidR="008F42D1" w:rsidRPr="00497F33">
          <w:rPr>
            <w:rStyle w:val="TF-COURIER10"/>
          </w:rPr>
          <w:t>)</w:t>
        </w:r>
        <w:r w:rsidR="008F42D1">
          <w:t xml:space="preserve"> </w:t>
        </w:r>
      </w:ins>
      <w:r w:rsidR="00D53E26">
        <w:t>é o botão para colocar e tirar o sinto. Já o décimo</w:t>
      </w:r>
      <w:ins w:id="197" w:author="Dalton Solano dos Reis" w:date="2023-11-06T09:02:00Z">
        <w:r w:rsidR="008F42D1">
          <w:t xml:space="preserve"> </w:t>
        </w:r>
        <w:r w:rsidR="008F42D1" w:rsidRPr="00497F33">
          <w:rPr>
            <w:rStyle w:val="TF-COURIER10"/>
          </w:rPr>
          <w:t>(1</w:t>
        </w:r>
        <w:r w:rsidR="008F42D1">
          <w:rPr>
            <w:rStyle w:val="TF-COURIER10"/>
          </w:rPr>
          <w:t>0</w:t>
        </w:r>
        <w:r w:rsidR="008F42D1" w:rsidRPr="00497F33">
          <w:rPr>
            <w:rStyle w:val="TF-COURIER10"/>
          </w:rPr>
          <w:t>)</w:t>
        </w:r>
      </w:ins>
      <w:r w:rsidR="00D53E26">
        <w:t xml:space="preserve"> é o velocímetro com a velocidade do condutor</w:t>
      </w:r>
      <w:ins w:id="198" w:author="Dalton Solano dos Reis" w:date="2023-11-06T09:04:00Z">
        <w:r w:rsidR="006B182E">
          <w:t>,</w:t>
        </w:r>
      </w:ins>
      <w:r w:rsidR="00D53E26">
        <w:t xml:space="preserve"> e o décimo primeiro </w:t>
      </w:r>
      <w:ins w:id="199" w:author="Dalton Solano dos Reis" w:date="2023-11-06T09:03:00Z">
        <w:r w:rsidR="008F42D1" w:rsidRPr="00497F33">
          <w:rPr>
            <w:rStyle w:val="TF-COURIER10"/>
          </w:rPr>
          <w:t>(1</w:t>
        </w:r>
        <w:r w:rsidR="008F42D1">
          <w:rPr>
            <w:rStyle w:val="TF-COURIER10"/>
          </w:rPr>
          <w:t>1</w:t>
        </w:r>
        <w:r w:rsidR="008F42D1" w:rsidRPr="00497F33">
          <w:rPr>
            <w:rStyle w:val="TF-COURIER10"/>
          </w:rPr>
          <w:t>)</w:t>
        </w:r>
        <w:r w:rsidR="008F42D1">
          <w:t xml:space="preserve"> </w:t>
        </w:r>
      </w:ins>
      <w:r w:rsidR="00D53E26">
        <w:t>é uma área onde é exibido as notificações do jogo.</w:t>
      </w:r>
      <w:r w:rsidR="00DA3E4F" w:rsidRPr="003B2EB4">
        <w:t xml:space="preserve"> </w:t>
      </w:r>
    </w:p>
    <w:p w14:paraId="254ABA02" w14:textId="1216FB46" w:rsidR="003B2EB4" w:rsidRPr="003B2EB4" w:rsidRDefault="002C4CF7" w:rsidP="00EA1995">
      <w:pPr>
        <w:pStyle w:val="TF-TEXTO"/>
      </w:pPr>
      <w:del w:id="200" w:author="Dalton Solano dos Reis" w:date="2023-11-06T09:04:00Z">
        <w:r w:rsidDel="006B182E">
          <w:delText xml:space="preserve">Thiago Alberto </w:delText>
        </w:r>
      </w:del>
      <w:proofErr w:type="spellStart"/>
      <w:r>
        <w:t>Buzzi</w:t>
      </w:r>
      <w:proofErr w:type="spellEnd"/>
      <w:r>
        <w:t xml:space="preserve"> (2018) fez com que o</w:t>
      </w:r>
      <w:r w:rsidR="003B2EB4" w:rsidRPr="003B2EB4">
        <w:t xml:space="preserve"> </w:t>
      </w:r>
      <w:r>
        <w:t>jogo tivesse</w:t>
      </w:r>
      <w:r w:rsidR="003B2EB4" w:rsidRPr="003B2EB4">
        <w:t xml:space="preserve"> um sistema de pontuação</w:t>
      </w:r>
      <w:r w:rsidR="00CB2AF6">
        <w:t xml:space="preserve"> </w:t>
      </w:r>
      <w:r w:rsidR="003B2EB4">
        <w:t xml:space="preserve">(de acordo com o cumprimento das leis de trânsito) </w:t>
      </w:r>
      <w:r w:rsidR="003B2EB4" w:rsidRPr="003B2EB4">
        <w:t xml:space="preserve">e uma métrica de vida e gasolina do automóvel. </w:t>
      </w:r>
      <w:proofErr w:type="spellStart"/>
      <w:r>
        <w:t>Buzzi</w:t>
      </w:r>
      <w:proofErr w:type="spellEnd"/>
      <w:r>
        <w:t xml:space="preserve"> (2018) </w:t>
      </w:r>
      <w:ins w:id="201" w:author="Dalton Solano dos Reis" w:date="2023-11-06T09:05:00Z">
        <w:r w:rsidR="006B182E">
          <w:t xml:space="preserve">também </w:t>
        </w:r>
      </w:ins>
      <w:r>
        <w:t>fez com que a</w:t>
      </w:r>
      <w:r w:rsidR="003B2EB4" w:rsidRPr="003B2EB4">
        <w:t xml:space="preserve"> vida do automóvel </w:t>
      </w:r>
      <w:r w:rsidR="00833053" w:rsidRPr="003B2EB4">
        <w:t>diminuí</w:t>
      </w:r>
      <w:r w:rsidR="00833053">
        <w:t>sse</w:t>
      </w:r>
      <w:r w:rsidR="003B2EB4" w:rsidRPr="003B2EB4">
        <w:t xml:space="preserve"> conforme o usuário vai batendo o </w:t>
      </w:r>
      <w:r>
        <w:t xml:space="preserve">carro </w:t>
      </w:r>
      <w:r w:rsidR="003B2EB4" w:rsidRPr="003B2EB4">
        <w:t>nos objetos dispostos no cenário e o usuário perde ao zerar a barra</w:t>
      </w:r>
      <w:r>
        <w:t>.</w:t>
      </w:r>
      <w:r w:rsidR="003B2EB4" w:rsidRPr="003B2EB4">
        <w:t xml:space="preserve"> </w:t>
      </w:r>
      <w:r>
        <w:t>J</w:t>
      </w:r>
      <w:r w:rsidR="003B2EB4" w:rsidRPr="003B2EB4">
        <w:t>á a gasolina diminui conforme o usuário anda com o carro e pode ser recuperada em postos de gasolinas dispostos no mapa</w:t>
      </w:r>
      <w:r w:rsidR="003B2EB4">
        <w:t xml:space="preserve">. O sistema de pontuação começa a funcionar logo no </w:t>
      </w:r>
      <w:r>
        <w:t>início</w:t>
      </w:r>
      <w:r w:rsidR="003B2EB4">
        <w:t xml:space="preserve"> do jogo, quando o usuário é colocado em um cruzamento no qual o sinal está fechado para os veículos, se o usuário passar o cruzamento, ele perde pontos</w:t>
      </w:r>
      <w:r w:rsidR="00AC1B10">
        <w:t>. Após passado o cruzamento o jogador percorre a cidade, passando por outras situaç</w:t>
      </w:r>
      <w:r>
        <w:t>ões</w:t>
      </w:r>
      <w:r w:rsidR="00AC1B10">
        <w:t xml:space="preserve"> que requerem uma tomada de decisão. Ao realizar uma decisão que vai contra a lei</w:t>
      </w:r>
      <w:ins w:id="202" w:author="Dalton Solano dos Reis" w:date="2023-11-06T09:06:00Z">
        <w:r w:rsidR="006B182E">
          <w:t xml:space="preserve"> de trânsito</w:t>
        </w:r>
      </w:ins>
      <w:r w:rsidR="00AC1B10">
        <w:t>, como ultrapassar o cruzamento fechado, o usuário perde pontos</w:t>
      </w:r>
      <w:del w:id="203" w:author="Dalton Solano dos Reis" w:date="2023-11-06T09:06:00Z">
        <w:r w:rsidR="00AC1B10" w:rsidDel="006B182E">
          <w:delText>, e</w:delText>
        </w:r>
      </w:del>
      <w:ins w:id="204" w:author="Dalton Solano dos Reis" w:date="2023-11-06T09:06:00Z">
        <w:r w:rsidR="006B182E">
          <w:t>. E</w:t>
        </w:r>
      </w:ins>
      <w:r w:rsidR="00AC1B10">
        <w:t xml:space="preserve"> </w:t>
      </w:r>
      <w:ins w:id="205" w:author="Dalton Solano dos Reis" w:date="2023-11-06T09:06:00Z">
        <w:r w:rsidR="006B182E">
          <w:t xml:space="preserve">quando sua pontuação </w:t>
        </w:r>
      </w:ins>
      <w:del w:id="206" w:author="Dalton Solano dos Reis" w:date="2023-11-06T09:06:00Z">
        <w:r w:rsidR="00AC1B10" w:rsidDel="006B182E">
          <w:delText xml:space="preserve">ao </w:delText>
        </w:r>
      </w:del>
      <w:r w:rsidR="00AC1B10">
        <w:t>chegar em zero, perde o jogo, mas ele ainda pode recuperar sua pontuação acertando</w:t>
      </w:r>
      <w:r w:rsidR="00F917B2">
        <w:t xml:space="preserve"> suas futuras decisões, </w:t>
      </w:r>
      <w:r>
        <w:t xml:space="preserve">e permanecendo dentro </w:t>
      </w:r>
      <w:r w:rsidR="00F917B2">
        <w:t>da lei</w:t>
      </w:r>
      <w:ins w:id="207" w:author="Dalton Solano dos Reis" w:date="2023-11-06T09:06:00Z">
        <w:r w:rsidR="006B182E">
          <w:t xml:space="preserve"> de</w:t>
        </w:r>
      </w:ins>
      <w:ins w:id="208" w:author="Dalton Solano dos Reis" w:date="2023-11-06T09:07:00Z">
        <w:r w:rsidR="006B182E">
          <w:t xml:space="preserve"> trânsito</w:t>
        </w:r>
      </w:ins>
      <w:r w:rsidR="00F917B2">
        <w:t>.</w:t>
      </w:r>
      <w:r w:rsidR="003B2EB4">
        <w:t xml:space="preserve"> </w:t>
      </w:r>
    </w:p>
    <w:p w14:paraId="1ABB6976" w14:textId="31232A5E" w:rsidR="00A44581" w:rsidRPr="00CA6DCD" w:rsidRDefault="00AD5232" w:rsidP="00597A51">
      <w:pPr>
        <w:pStyle w:val="Ttulo2"/>
      </w:pPr>
      <w:r w:rsidRPr="00CA6DCD">
        <w:lastRenderedPageBreak/>
        <w:t>Validação de simuladores de condução low-cost baseados num motor de jogo usando heads-up display: estudo de caso com simulação de dispositivos in-glass</w:t>
      </w:r>
    </w:p>
    <w:p w14:paraId="50F3FDED" w14:textId="679E1245" w:rsidR="00A77844" w:rsidRDefault="002C4CF7" w:rsidP="00F917B2">
      <w:pPr>
        <w:pStyle w:val="TF-TEXTO"/>
      </w:pPr>
      <w:r>
        <w:t xml:space="preserve">O trabalho </w:t>
      </w:r>
      <w:del w:id="209" w:author="Dalton Solano dos Reis" w:date="2023-11-06T09:07:00Z">
        <w:r w:rsidDel="00402765">
          <w:delText xml:space="preserve">da </w:delText>
        </w:r>
      </w:del>
      <w:ins w:id="210" w:author="Dalton Solano dos Reis" w:date="2023-11-06T09:07:00Z">
        <w:r w:rsidR="00402765">
          <w:t>d</w:t>
        </w:r>
        <w:r w:rsidR="00402765">
          <w:t>e</w:t>
        </w:r>
        <w:r w:rsidR="00402765">
          <w:t xml:space="preserve"> </w:t>
        </w:r>
      </w:ins>
      <w:del w:id="211" w:author="Dalton Solano dos Reis" w:date="2023-11-06T09:07:00Z">
        <w:r w:rsidDel="00402765">
          <w:delText xml:space="preserve">Patrícia Raquel de Jesus Araújo </w:delText>
        </w:r>
      </w:del>
      <w:r>
        <w:t>Alves (2014)</w:t>
      </w:r>
      <w:del w:id="212" w:author="Dalton Solano dos Reis" w:date="2023-11-06T09:07:00Z">
        <w:r w:rsidDel="00402765">
          <w:delText xml:space="preserve"> </w:delText>
        </w:r>
      </w:del>
      <w:r>
        <w:t>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</w:t>
      </w:r>
      <w:del w:id="213" w:author="Dalton Solano dos Reis" w:date="2023-11-06T09:07:00Z">
        <w:r w:rsidDel="00402765">
          <w:delText>Alve</w:delText>
        </w:r>
        <w:r w:rsidR="00AF2BA2" w:rsidDel="00402765">
          <w:delText>s</w:delText>
        </w:r>
        <w:r w:rsidDel="00402765">
          <w:delText xml:space="preserve"> (2014)</w:delText>
        </w:r>
        <w:r w:rsidR="00F917B2" w:rsidDel="00402765">
          <w:delText xml:space="preserve"> </w:delText>
        </w:r>
      </w:del>
      <w:r w:rsidR="00F917B2">
        <w:t xml:space="preserve">tinha como principal objetivo </w:t>
      </w:r>
      <w:del w:id="214" w:author="Dalton Solano dos Reis" w:date="2023-11-06T09:07:00Z">
        <w:r w:rsidR="00F917B2" w:rsidDel="00402765">
          <w:delText>do</w:delText>
        </w:r>
        <w:r w:rsidR="009750D7" w:rsidDel="00402765">
          <w:delText xml:space="preserve"> seu</w:delText>
        </w:r>
        <w:r w:rsidR="00F917B2" w:rsidDel="00402765">
          <w:delText xml:space="preserve"> projeto</w:delText>
        </w:r>
        <w:r w:rsidR="00AD5232" w:rsidDel="00402765">
          <w:delText xml:space="preserve"> </w:delText>
        </w:r>
      </w:del>
      <w:r w:rsidR="00AD5232">
        <w:t xml:space="preserve">saber até que ponto um simulador de baixo custo (utilizando um computador pessoal) pode ser útil em detrimento de um mais </w:t>
      </w:r>
      <w:del w:id="215" w:author="Dalton Solano dos Reis" w:date="2023-11-06T09:08:00Z">
        <w:r w:rsidR="00AD5232" w:rsidDel="00402765">
          <w:delText>caro</w:delText>
        </w:r>
      </w:del>
      <w:ins w:id="216" w:author="Dalton Solano dos Reis" w:date="2023-11-06T09:08:00Z">
        <w:r w:rsidR="00402765">
          <w:t>alto custo</w:t>
        </w:r>
      </w:ins>
      <w:r w:rsidR="00AD5232">
        <w:t>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</w:t>
      </w:r>
      <w:del w:id="217" w:author="Dalton Solano dos Reis" w:date="2023-11-06T09:09:00Z">
        <w:r w:rsidR="002203BF" w:rsidDel="00402765">
          <w:delText>distribuído</w:delText>
        </w:r>
      </w:del>
      <w:ins w:id="218" w:author="Dalton Solano dos Reis" w:date="2023-11-06T09:09:00Z">
        <w:r w:rsidR="00402765">
          <w:t>móvel</w:t>
        </w:r>
      </w:ins>
      <w:r w:rsidR="002203BF">
        <w:t xml:space="preserve">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AF2BA2">
        <w:t>Alvez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</w:t>
      </w:r>
      <w:del w:id="219" w:author="Dalton Solano dos Reis" w:date="2023-11-06T09:09:00Z">
        <w:r w:rsidR="002203BF" w:rsidRPr="002203BF" w:rsidDel="00402765">
          <w:delText xml:space="preserve">uma </w:delText>
        </w:r>
      </w:del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5DDF26E4" w:rsidR="00B44831" w:rsidRDefault="00A77844" w:rsidP="00AF2BA2">
      <w:pPr>
        <w:pStyle w:val="TF-TEXTO"/>
        <w:rPr>
          <w:ins w:id="220" w:author="Dalton Solano dos Reis" w:date="2023-11-06T09:24:00Z"/>
        </w:rPr>
      </w:pPr>
      <w:r>
        <w:t xml:space="preserve">De acordo com </w:t>
      </w:r>
      <w:ins w:id="221" w:author="Dalton Solano dos Reis" w:date="2023-11-06T09:10:00Z">
        <w:r w:rsidR="00402765">
          <w:t xml:space="preserve">Alves </w:t>
        </w:r>
        <w:r w:rsidR="00402765" w:rsidRPr="00833053">
          <w:rPr>
            <w:i/>
            <w:iCs/>
          </w:rPr>
          <w:t>et al</w:t>
        </w:r>
        <w:r w:rsidR="00402765">
          <w:rPr>
            <w:i/>
            <w:iCs/>
          </w:rPr>
          <w:t>.</w:t>
        </w:r>
        <w:r w:rsidR="00402765">
          <w:t xml:space="preserve"> (</w:t>
        </w:r>
        <w:r w:rsidR="00402765">
          <w:t>201</w:t>
        </w:r>
      </w:ins>
      <w:ins w:id="222" w:author="Dalton Solano dos Reis" w:date="2023-11-06T09:12:00Z">
        <w:r w:rsidR="00EB1701">
          <w:t>4</w:t>
        </w:r>
      </w:ins>
      <w:ins w:id="223" w:author="Dalton Solano dos Reis" w:date="2023-11-06T09:10:00Z">
        <w:r w:rsidR="00402765">
          <w:t>,</w:t>
        </w:r>
        <w:r w:rsidR="00EB1701">
          <w:t xml:space="preserve"> p</w:t>
        </w:r>
      </w:ins>
      <w:ins w:id="224" w:author="Dalton Solano dos Reis" w:date="2023-11-06T09:11:00Z">
        <w:r w:rsidR="00EB1701">
          <w:t>. 24</w:t>
        </w:r>
      </w:ins>
      <w:del w:id="225" w:author="Dalton Solano dos Reis" w:date="2023-11-06T09:10:00Z">
        <w:r w:rsidDel="00402765">
          <w:delText>a autora</w:delText>
        </w:r>
      </w:del>
      <w:ins w:id="226" w:author="Dalton Solano dos Reis" w:date="2023-11-06T09:10:00Z">
        <w:r w:rsidR="00402765">
          <w:t>)</w:t>
        </w:r>
      </w:ins>
      <w:r>
        <w:t xml:space="preserve">, para conseguir cumprir todos os objetivos do projeto </w:t>
      </w:r>
      <w:bookmarkStart w:id="227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</w:t>
      </w:r>
      <w:del w:id="228" w:author="Dalton Solano dos Reis" w:date="2023-11-06T09:11:00Z">
        <w:r w:rsidR="00E64CA9" w:rsidDel="00EB1701">
          <w:delText xml:space="preserve"> (Alves </w:delText>
        </w:r>
        <w:r w:rsidR="00E64CA9" w:rsidRPr="00833053" w:rsidDel="00EB1701">
          <w:rPr>
            <w:i/>
            <w:iCs/>
          </w:rPr>
          <w:delText>et</w:delText>
        </w:r>
      </w:del>
      <w:del w:id="229" w:author="Dalton Solano dos Reis" w:date="2023-11-06T08:53:00Z">
        <w:r w:rsidR="00833053" w:rsidDel="000D40C2">
          <w:rPr>
            <w:i/>
            <w:iCs/>
          </w:rPr>
          <w:delText>.</w:delText>
        </w:r>
      </w:del>
      <w:del w:id="230" w:author="Dalton Solano dos Reis" w:date="2023-11-06T09:11:00Z">
        <w:r w:rsidR="00E64CA9" w:rsidRPr="00833053" w:rsidDel="00EB1701">
          <w:rPr>
            <w:i/>
            <w:iCs/>
          </w:rPr>
          <w:delText xml:space="preserve"> al</w:delText>
        </w:r>
        <w:r w:rsidR="00E64CA9" w:rsidDel="00EB1701">
          <w:delText xml:space="preserve"> 2013)</w:delText>
        </w:r>
      </w:del>
      <w:r w:rsidR="00E64CA9">
        <w:t>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del w:id="231" w:author="Dalton Solano dos Reis" w:date="2023-11-06T09:12:00Z">
        <w:r w:rsidR="007D129E" w:rsidDel="00EB1701">
          <w:delText xml:space="preserve">, </w:delText>
        </w:r>
        <w:bookmarkEnd w:id="227"/>
        <w:r w:rsidR="007D129E" w:rsidDel="00EB1701">
          <w:delText>Alvez (2014,</w:delText>
        </w:r>
        <w:r w:rsidR="00CB2AF6" w:rsidDel="00EB1701">
          <w:delText xml:space="preserve"> p.</w:delText>
        </w:r>
        <w:r w:rsidR="007D129E" w:rsidDel="00EB1701">
          <w:delText>25)</w:delText>
        </w:r>
      </w:del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</w:t>
      </w:r>
      <w:ins w:id="232" w:author="Dalton Solano dos Reis" w:date="2023-11-06T09:12:00Z">
        <w:r w:rsidR="00EB1701">
          <w:t xml:space="preserve">computador </w:t>
        </w:r>
      </w:ins>
      <w:r w:rsidR="00E64CA9">
        <w:t>portátil ligado a um volante G27 e exibia a 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ins w:id="233" w:author="Dalton Solano dos Reis" w:date="2023-11-06T09:17:00Z">
        <w:r w:rsidR="00EB1701">
          <w:t xml:space="preserve">porte </w:t>
        </w:r>
      </w:ins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 xml:space="preserve">, onde </w:t>
      </w:r>
      <w:del w:id="234" w:author="Dalton Solano dos Reis" w:date="2023-11-06T09:21:00Z">
        <w:r w:rsidR="00E64CA9" w:rsidDel="00EB1701">
          <w:delText>a mesma</w:delText>
        </w:r>
      </w:del>
      <w:ins w:id="235" w:author="Dalton Solano dos Reis" w:date="2023-11-06T09:21:00Z">
        <w:r w:rsidR="00EB1701">
          <w:t>ela</w:t>
        </w:r>
      </w:ins>
      <w:r w:rsidR="00E64CA9">
        <w:t xml:space="preserve"> corresponde a um carro verdadeiro e devidamente equipado </w:t>
      </w:r>
      <w:del w:id="236" w:author="Dalton Solano dos Reis" w:date="2023-11-06T09:17:00Z">
        <w:r w:rsidR="00E64CA9" w:rsidDel="00EB1701">
          <w:delText xml:space="preserve">e </w:delText>
        </w:r>
      </w:del>
      <w:ins w:id="237" w:author="Dalton Solano dos Reis" w:date="2023-11-06T09:17:00Z">
        <w:r w:rsidR="00EB1701">
          <w:t>que</w:t>
        </w:r>
        <w:r w:rsidR="00EB1701">
          <w:t xml:space="preserve"> </w:t>
        </w:r>
      </w:ins>
      <w:r w:rsidR="00E64CA9">
        <w:t>estava ligado a um sistema de computadores, projetando o cenário em uma tela de 3.20m x 2.4</w:t>
      </w:r>
      <w:r w:rsidR="009750D7">
        <w:t>0</w:t>
      </w:r>
      <w:del w:id="238" w:author="Dalton Solano dos Reis" w:date="2023-11-06T09:18:00Z">
        <w:r w:rsidR="009750D7" w:rsidDel="00EB1701">
          <w:delText xml:space="preserve"> e uma série de fatores para aumento da imersividade</w:delText>
        </w:r>
      </w:del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del w:id="239" w:author="Dalton Solano dos Reis" w:date="2023-11-06T09:18:00Z">
        <w:r w:rsidR="00B20112" w:rsidDel="00EB1701">
          <w:delText xml:space="preserve">Patrícia Raquel </w:delText>
        </w:r>
        <w:r w:rsidR="00B20112" w:rsidDel="00EB1701">
          <w:tab/>
          <w:delText xml:space="preserve">de Jesus Araújo </w:delText>
        </w:r>
      </w:del>
      <w:r w:rsidR="00B20112">
        <w:t>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</w:t>
      </w:r>
      <w:del w:id="240" w:author="Dalton Solano dos Reis" w:date="2023-11-06T09:19:00Z">
        <w:r w:rsidR="00E64CA9" w:rsidDel="00EB1701">
          <w:delText xml:space="preserve">pelo </w:delText>
        </w:r>
      </w:del>
      <w:ins w:id="241" w:author="Dalton Solano dos Reis" w:date="2023-11-06T09:19:00Z">
        <w:r w:rsidR="00EB1701">
          <w:t>usando o</w:t>
        </w:r>
        <w:r w:rsidR="00EB1701">
          <w:t xml:space="preserve"> </w:t>
        </w:r>
      </w:ins>
      <w:r w:rsidR="00E64CA9">
        <w:t>motor de jogos Unity3D</w:t>
      </w:r>
      <w:ins w:id="242" w:author="Dalton Solano dos Reis" w:date="2023-11-06T09:20:00Z">
        <w:r w:rsidR="00EB1701">
          <w:t xml:space="preserve"> (programado na linguagem C#)</w:t>
        </w:r>
      </w:ins>
      <w:r w:rsidR="00E64CA9">
        <w:t xml:space="preserve">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>(2004)</w:t>
      </w:r>
      <w:del w:id="243" w:author="Dalton Solano dos Reis" w:date="2023-11-06T09:19:00Z">
        <w:r w:rsidR="009750D7" w:rsidDel="00EB1701">
          <w:delText>, q</w:delText>
        </w:r>
      </w:del>
      <w:ins w:id="244" w:author="Dalton Solano dos Reis" w:date="2023-11-06T09:19:00Z">
        <w:r w:rsidR="00EB1701">
          <w:t>. Q</w:t>
        </w:r>
      </w:ins>
      <w:r w:rsidR="009750D7">
        <w:t xml:space="preserve">ue de acordo com </w:t>
      </w:r>
      <w:del w:id="245" w:author="Dalton Solano dos Reis" w:date="2023-11-06T09:19:00Z">
        <w:r w:rsidR="009750D7" w:rsidDel="00EB1701">
          <w:delText xml:space="preserve">a autora do projeto </w:delText>
        </w:r>
      </w:del>
      <w:r w:rsidR="00AF2BA2">
        <w:t>Alves</w:t>
      </w:r>
      <w:r w:rsidR="00B20112">
        <w:t xml:space="preserve"> (2014, p.45)</w:t>
      </w:r>
      <w:r w:rsidR="009750D7">
        <w:t xml:space="preserve"> “é baseado nas diretrizes gerais e de navegação para exibição visual de Green </w:t>
      </w:r>
      <w:r w:rsidR="009750D7" w:rsidRPr="00833053">
        <w:rPr>
          <w:i/>
          <w:iCs/>
        </w:rPr>
        <w:t>et</w:t>
      </w:r>
      <w:del w:id="246" w:author="Dalton Solano dos Reis" w:date="2023-11-06T08:50:00Z">
        <w:r w:rsidR="00833053" w:rsidDel="000D40C2">
          <w:rPr>
            <w:i/>
            <w:iCs/>
          </w:rPr>
          <w:delText>.</w:delText>
        </w:r>
      </w:del>
      <w:r w:rsidR="009750D7" w:rsidRPr="00833053">
        <w:rPr>
          <w:i/>
          <w:iCs/>
        </w:rPr>
        <w:t xml:space="preserve"> al.</w:t>
      </w:r>
      <w:r w:rsidR="009750D7">
        <w:t xml:space="preserve"> (1993)”</w:t>
      </w:r>
      <w:del w:id="247" w:author="Dalton Solano dos Reis" w:date="2023-11-06T09:19:00Z">
        <w:r w:rsidR="009750D7" w:rsidDel="00EB1701">
          <w:delText xml:space="preserve"> e tendo sido programado em C#</w:delText>
        </w:r>
      </w:del>
      <w:r w:rsidR="009750D7">
        <w:t>.</w:t>
      </w:r>
    </w:p>
    <w:p w14:paraId="1482614E" w14:textId="1357D8FF" w:rsidR="00465285" w:rsidRDefault="00465285" w:rsidP="00465285">
      <w:pPr>
        <w:pStyle w:val="TF-LEGENDA"/>
        <w:rPr>
          <w:ins w:id="248" w:author="Dalton Solano dos Reis" w:date="2023-11-06T09:24:00Z"/>
        </w:rPr>
        <w:pPrChange w:id="249" w:author="Dalton Solano dos Reis" w:date="2023-11-06T09:28:00Z">
          <w:pPr>
            <w:pStyle w:val="TF-TEXTO"/>
          </w:pPr>
        </w:pPrChange>
      </w:pPr>
      <w:ins w:id="250" w:author="Dalton Solano dos Reis" w:date="2023-11-06T09:28:00Z">
        <w:r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251" w:author="Dalton Solano dos Reis" w:date="2023-11-06T09:45:00Z">
        <w:r w:rsidR="00621B90">
          <w:rPr>
            <w:noProof/>
          </w:rPr>
          <w:t>2</w:t>
        </w:r>
      </w:ins>
      <w:ins w:id="252" w:author="Dalton Solano dos Reis" w:date="2023-11-06T09:28:00Z">
        <w:r>
          <w:fldChar w:fldCharType="end"/>
        </w:r>
        <w:r>
          <w:t xml:space="preserve"> - </w:t>
        </w:r>
        <w:r>
          <w:t>Ferramentas para imersão de baixo custo</w:t>
        </w:r>
      </w:ins>
    </w:p>
    <w:p w14:paraId="7A4FF030" w14:textId="7A05DC48" w:rsidR="00465285" w:rsidRPr="00465285" w:rsidRDefault="00465285" w:rsidP="00465285">
      <w:pPr>
        <w:pStyle w:val="TF-FIGURA"/>
        <w:rPr>
          <w:ins w:id="253" w:author="Dalton Solano dos Reis" w:date="2023-11-06T09:24:00Z"/>
          <w:noProof/>
          <w:highlight w:val="yellow"/>
          <w:rPrChange w:id="254" w:author="Dalton Solano dos Reis" w:date="2023-11-06T09:25:00Z">
            <w:rPr>
              <w:ins w:id="255" w:author="Dalton Solano dos Reis" w:date="2023-11-06T09:24:00Z"/>
            </w:rPr>
          </w:rPrChange>
        </w:rPr>
        <w:pPrChange w:id="256" w:author="Dalton Solano dos Reis" w:date="2023-11-06T09:25:00Z">
          <w:pPr>
            <w:pStyle w:val="TF-TEXTO"/>
          </w:pPr>
        </w:pPrChange>
      </w:pPr>
      <w:ins w:id="257" w:author="Dalton Solano dos Reis" w:date="2023-11-06T09:24:00Z">
        <w:r w:rsidRPr="00465285">
          <w:rPr>
            <w:noProof/>
            <w:highlight w:val="yellow"/>
            <w:rPrChange w:id="258" w:author="Dalton Solano dos Reis" w:date="2023-11-06T09:25:00Z">
              <w:rPr/>
            </w:rPrChange>
          </w:rPr>
          <w:drawing>
            <wp:inline distT="0" distB="0" distL="0" distR="0" wp14:anchorId="4DE09E75" wp14:editId="7E72816C">
              <wp:extent cx="2703786" cy="2205029"/>
              <wp:effectExtent l="0" t="0" r="1905" b="5080"/>
              <wp:docPr id="1260171049" name="Imagem 1" descr="Tela de um computador&#10;&#10;Descrição gerada automaticamente com confiança mé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0171049" name="Imagem 1" descr="Tela de um computador&#10;&#10;Descrição gerada automaticamente com confiança média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3138" cy="22208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C5E18D" w14:textId="5389CA31" w:rsidR="00465285" w:rsidDel="00465285" w:rsidRDefault="00465285" w:rsidP="00AF2BA2">
      <w:pPr>
        <w:pStyle w:val="TF-TEXTO"/>
        <w:rPr>
          <w:del w:id="259" w:author="Dalton Solano dos Reis" w:date="2023-11-06T09:28:00Z"/>
        </w:rPr>
      </w:pPr>
    </w:p>
    <w:p w14:paraId="36C0367E" w14:textId="560F53EA" w:rsidR="00465285" w:rsidRPr="00465285" w:rsidDel="00465285" w:rsidRDefault="00465285" w:rsidP="00465285">
      <w:pPr>
        <w:pStyle w:val="TF-TEXTOQUADRO"/>
        <w:rPr>
          <w:del w:id="260" w:author="Dalton Solano dos Reis" w:date="2023-11-06T09:28:00Z"/>
        </w:rPr>
        <w:pPrChange w:id="261" w:author="Dalton Solano dos Reis" w:date="2023-11-06T09:24:00Z">
          <w:pPr>
            <w:pStyle w:val="TF-LEGENDA"/>
          </w:pPr>
        </w:pPrChange>
      </w:pPr>
      <w:del w:id="262" w:author="Dalton Solano dos Reis" w:date="2023-11-06T09:28:00Z">
        <w:r w:rsidRPr="009750D7" w:rsidDel="00465285">
          <w:rPr>
            <w:noProof/>
          </w:rPr>
          <w:drawing>
            <wp:anchor distT="0" distB="0" distL="114300" distR="114300" simplePos="0" relativeHeight="251659264" behindDoc="0" locked="0" layoutInCell="1" allowOverlap="1" wp14:anchorId="67F1FB06" wp14:editId="7DC802BE">
              <wp:simplePos x="0" y="0"/>
              <wp:positionH relativeFrom="column">
                <wp:posOffset>1564640</wp:posOffset>
              </wp:positionH>
              <wp:positionV relativeFrom="paragraph">
                <wp:posOffset>208280</wp:posOffset>
              </wp:positionV>
              <wp:extent cx="2369820" cy="1925320"/>
              <wp:effectExtent l="12700" t="12700" r="17780" b="17780"/>
              <wp:wrapSquare wrapText="bothSides"/>
              <wp:docPr id="202871565" name="Imagem 1" descr="Tela de um aparelho eletrônic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871565" name="Imagem 1" descr="Tela de um aparelho eletrônico&#10;&#10;Descrição gerada automaticamente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9820" cy="1925320"/>
                      </a:xfrm>
                      <a:prstGeom prst="rect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44831" w:rsidRPr="002E18F5" w:rsidDel="00465285">
          <w:delText xml:space="preserve">Figura </w:delText>
        </w:r>
        <w:r w:rsidR="00B44831" w:rsidDel="00465285">
          <w:delText>2</w:delText>
        </w:r>
        <w:r w:rsidR="00B44831" w:rsidRPr="002E18F5" w:rsidDel="00465285">
          <w:delText xml:space="preserve"> – </w:delText>
        </w:r>
        <w:r w:rsidR="00B44831" w:rsidDel="00465285">
          <w:delText>Ferramentas para imersão de baixo custo</w:delText>
        </w:r>
      </w:del>
    </w:p>
    <w:p w14:paraId="0F887488" w14:textId="68D135CB" w:rsidR="009750D7" w:rsidDel="00465285" w:rsidRDefault="009750D7" w:rsidP="00EB1701">
      <w:pPr>
        <w:pStyle w:val="TF-TEXTO0"/>
        <w:rPr>
          <w:del w:id="263" w:author="Dalton Solano dos Reis" w:date="2023-11-06T09:28:00Z"/>
        </w:rPr>
        <w:pPrChange w:id="264" w:author="Dalton Solano dos Reis" w:date="2023-11-06T09:20:00Z">
          <w:pPr>
            <w:pStyle w:val="TF-TEXTO"/>
            <w:ind w:firstLine="0"/>
            <w:jc w:val="center"/>
          </w:pPr>
        </w:pPrChange>
      </w:pPr>
    </w:p>
    <w:p w14:paraId="4119953F" w14:textId="7AC0CAB9" w:rsidR="00AF2BA2" w:rsidRDefault="00961DE1" w:rsidP="00AF2BA2">
      <w:pPr>
        <w:pStyle w:val="TF-FONTE"/>
        <w:rPr>
          <w:ins w:id="265" w:author="Dalton Solano dos Reis" w:date="2023-11-06T09:28:00Z"/>
        </w:rPr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058FCF20" w14:textId="3650F6C2" w:rsidR="00465285" w:rsidRDefault="00465285" w:rsidP="00465285">
      <w:pPr>
        <w:pStyle w:val="TF-LEGENDA"/>
        <w:rPr>
          <w:ins w:id="266" w:author="Dalton Solano dos Reis" w:date="2023-11-06T09:29:00Z"/>
        </w:rPr>
        <w:pPrChange w:id="267" w:author="Dalton Solano dos Reis" w:date="2023-11-06T09:29:00Z">
          <w:pPr>
            <w:pStyle w:val="TF-FIGURA"/>
          </w:pPr>
        </w:pPrChange>
      </w:pPr>
      <w:ins w:id="268" w:author="Dalton Solano dos Reis" w:date="2023-11-06T09:29:00Z">
        <w:r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269" w:author="Dalton Solano dos Reis" w:date="2023-11-06T09:45:00Z">
        <w:r w:rsidR="00621B90">
          <w:rPr>
            <w:noProof/>
          </w:rPr>
          <w:t>3</w:t>
        </w:r>
      </w:ins>
      <w:ins w:id="270" w:author="Dalton Solano dos Reis" w:date="2023-11-06T09:29:00Z">
        <w:r>
          <w:fldChar w:fldCharType="end"/>
        </w:r>
        <w:r>
          <w:t xml:space="preserve"> - </w:t>
        </w:r>
        <w:r>
          <w:t>Ferramentas para imersão de alto custo</w:t>
        </w:r>
      </w:ins>
    </w:p>
    <w:p w14:paraId="4BCB685F" w14:textId="2E3D6D1D" w:rsidR="00465285" w:rsidRPr="00465285" w:rsidDel="00465285" w:rsidRDefault="00465285" w:rsidP="00465285">
      <w:pPr>
        <w:pStyle w:val="TF-FIGURA"/>
        <w:rPr>
          <w:del w:id="271" w:author="Dalton Solano dos Reis" w:date="2023-11-06T09:30:00Z"/>
        </w:rPr>
        <w:pPrChange w:id="272" w:author="Dalton Solano dos Reis" w:date="2023-11-06T09:29:00Z">
          <w:pPr>
            <w:pStyle w:val="TF-FONTE"/>
          </w:pPr>
        </w:pPrChange>
      </w:pPr>
      <w:ins w:id="273" w:author="Dalton Solano dos Reis" w:date="2023-11-06T09:29:00Z">
        <w:r w:rsidRPr="00465285">
          <w:drawing>
            <wp:inline distT="0" distB="0" distL="0" distR="0" wp14:anchorId="028C0BDC" wp14:editId="3C962CE2">
              <wp:extent cx="4910958" cy="2995543"/>
              <wp:effectExtent l="0" t="0" r="4445" b="1905"/>
              <wp:docPr id="1896619300" name="Imagem 1" descr="Diagrama, Desenho técnic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6619300" name="Imagem 1" descr="Diagrama, Desenho técnico&#10;&#10;Descrição gerada automaticamente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2344" cy="31000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D25C86E" w14:textId="0E4EFD8F" w:rsidR="00B44831" w:rsidDel="00465285" w:rsidRDefault="00B44831" w:rsidP="00AF2BA2">
      <w:pPr>
        <w:keepNext w:val="0"/>
        <w:keepLines w:val="0"/>
        <w:rPr>
          <w:del w:id="274" w:author="Dalton Solano dos Reis" w:date="2023-11-06T09:30:00Z"/>
        </w:rPr>
      </w:pPr>
    </w:p>
    <w:p w14:paraId="56A42FDD" w14:textId="77777777" w:rsidR="00EA1995" w:rsidDel="00465285" w:rsidRDefault="00EA1995" w:rsidP="00AF2BA2">
      <w:pPr>
        <w:keepNext w:val="0"/>
        <w:keepLines w:val="0"/>
        <w:rPr>
          <w:del w:id="275" w:author="Dalton Solano dos Reis" w:date="2023-11-06T09:30:00Z"/>
        </w:rPr>
      </w:pPr>
    </w:p>
    <w:p w14:paraId="1EDF9D64" w14:textId="77777777" w:rsidR="00EA1995" w:rsidDel="00465285" w:rsidRDefault="00EA1995" w:rsidP="00AF2BA2">
      <w:pPr>
        <w:keepNext w:val="0"/>
        <w:keepLines w:val="0"/>
        <w:rPr>
          <w:del w:id="276" w:author="Dalton Solano dos Reis" w:date="2023-11-06T09:30:00Z"/>
        </w:rPr>
      </w:pPr>
    </w:p>
    <w:p w14:paraId="09813390" w14:textId="77777777" w:rsidR="00EA1995" w:rsidDel="00465285" w:rsidRDefault="00EA1995" w:rsidP="00AF2BA2">
      <w:pPr>
        <w:keepNext w:val="0"/>
        <w:keepLines w:val="0"/>
        <w:rPr>
          <w:del w:id="277" w:author="Dalton Solano dos Reis" w:date="2023-11-06T09:30:00Z"/>
        </w:rPr>
      </w:pPr>
    </w:p>
    <w:p w14:paraId="70DF8878" w14:textId="77777777" w:rsidR="00EA1995" w:rsidDel="00465285" w:rsidRDefault="00EA1995" w:rsidP="00AF2BA2">
      <w:pPr>
        <w:keepNext w:val="0"/>
        <w:keepLines w:val="0"/>
        <w:rPr>
          <w:del w:id="278" w:author="Dalton Solano dos Reis" w:date="2023-11-06T09:30:00Z"/>
        </w:rPr>
      </w:pPr>
    </w:p>
    <w:p w14:paraId="2C39AAA3" w14:textId="77777777" w:rsidR="00EA1995" w:rsidRPr="00AF2BA2" w:rsidDel="00465285" w:rsidRDefault="00EA1995" w:rsidP="00AF2BA2">
      <w:pPr>
        <w:keepNext w:val="0"/>
        <w:keepLines w:val="0"/>
        <w:rPr>
          <w:del w:id="279" w:author="Dalton Solano dos Reis" w:date="2023-11-06T09:30:00Z"/>
          <w:sz w:val="18"/>
          <w:szCs w:val="20"/>
        </w:rPr>
      </w:pPr>
    </w:p>
    <w:p w14:paraId="58D64038" w14:textId="77777777" w:rsidR="00833053" w:rsidRDefault="00833053" w:rsidP="00465285">
      <w:pPr>
        <w:pStyle w:val="TF-FIGURA"/>
        <w:pPrChange w:id="280" w:author="Dalton Solano dos Reis" w:date="2023-11-06T09:30:00Z">
          <w:pPr>
            <w:pStyle w:val="TF-TEXTO"/>
            <w:jc w:val="center"/>
          </w:pPr>
        </w:pPrChange>
      </w:pPr>
    </w:p>
    <w:p w14:paraId="4980368B" w14:textId="51E42F64" w:rsidR="009750D7" w:rsidDel="00465285" w:rsidRDefault="00961DE1" w:rsidP="00F36934">
      <w:pPr>
        <w:pStyle w:val="TF-LEGENDA"/>
        <w:rPr>
          <w:del w:id="281" w:author="Dalton Solano dos Reis" w:date="2023-11-06T09:29:00Z"/>
        </w:rPr>
      </w:pPr>
      <w:del w:id="282" w:author="Dalton Solano dos Reis" w:date="2023-11-06T09:29:00Z">
        <w:r w:rsidRPr="002E18F5" w:rsidDel="00465285">
          <w:delText xml:space="preserve">Figura </w:delText>
        </w:r>
        <w:r w:rsidDel="00465285">
          <w:delText>3</w:delText>
        </w:r>
        <w:r w:rsidRPr="002E18F5" w:rsidDel="00465285">
          <w:delText xml:space="preserve"> – </w:delText>
        </w:r>
        <w:r w:rsidDel="00465285">
          <w:delText xml:space="preserve">Ferramentas para </w:delText>
        </w:r>
        <w:r w:rsidR="00B44831" w:rsidDel="00465285">
          <w:delText>imersão de alto custo</w:delText>
        </w:r>
      </w:del>
    </w:p>
    <w:p w14:paraId="6CD8EB96" w14:textId="69C93D78" w:rsidR="009750D7" w:rsidDel="00465285" w:rsidRDefault="009750D7" w:rsidP="00E64CA9">
      <w:pPr>
        <w:pStyle w:val="TF-TEXTO"/>
        <w:rPr>
          <w:del w:id="283" w:author="Dalton Solano dos Reis" w:date="2023-11-06T09:29:00Z"/>
        </w:rPr>
      </w:pPr>
      <w:del w:id="284" w:author="Dalton Solano dos Reis" w:date="2023-11-06T09:29:00Z">
        <w:r w:rsidRPr="009750D7" w:rsidDel="00465285">
          <w:rPr>
            <w:noProof/>
          </w:rPr>
          <w:drawing>
            <wp:inline distT="0" distB="0" distL="0" distR="0" wp14:anchorId="41E669FC" wp14:editId="1E2BDAF4">
              <wp:extent cx="4081895" cy="2473680"/>
              <wp:effectExtent l="12700" t="12700" r="7620" b="15875"/>
              <wp:docPr id="940832647" name="Imagem 1" descr="Diagrama, Desenho técnic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0832647" name="Imagem 1" descr="Diagrama, Desenho técnico&#10;&#10;Descrição gerada automaticamente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6164" cy="2482327"/>
                      </a:xfrm>
                      <a:prstGeom prst="rect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5865A2D9" w:rsidR="006B6099" w:rsidRDefault="00F917B2" w:rsidP="000C3498">
      <w:pPr>
        <w:pStyle w:val="TF-TEXTO"/>
      </w:pPr>
      <w:r>
        <w:lastRenderedPageBreak/>
        <w:t xml:space="preserve">Para validar o projeto </w:t>
      </w:r>
      <w:r w:rsidR="00AF2BA2">
        <w:t xml:space="preserve">Alves (2014) </w:t>
      </w:r>
      <w:del w:id="285" w:author="Dalton Solano dos Reis" w:date="2023-11-06T09:21:00Z">
        <w:r w:rsidDel="00BF305A">
          <w:delText xml:space="preserve">também </w:delText>
        </w:r>
        <w:r w:rsidR="00AF2BA2" w:rsidDel="00BF305A">
          <w:delText>testara</w:delText>
        </w:r>
      </w:del>
      <w:ins w:id="286" w:author="Dalton Solano dos Reis" w:date="2023-11-06T09:21:00Z">
        <w:r w:rsidR="00BF305A">
          <w:t>testou</w:t>
        </w:r>
      </w:ins>
      <w:r w:rsidR="00AF2BA2">
        <w:t xml:space="preserve">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r w:rsidR="00AF2BA2">
        <w:t>Alvez (2014) p</w:t>
      </w:r>
      <w:r w:rsidR="00A77844">
        <w:t>ode concluir que o uso do projeto era válido em alguns cenários,</w:t>
      </w:r>
      <w:r w:rsidR="00833053">
        <w:t xml:space="preserve"> </w:t>
      </w:r>
      <w:r w:rsidR="00A77844">
        <w:t>sendo até equivalente ao de médio custo</w:t>
      </w:r>
      <w:del w:id="287" w:author="Dalton Solano dos Reis" w:date="2023-11-06T09:22:00Z">
        <w:r w:rsidR="00A77844" w:rsidDel="00BF305A">
          <w:delText>, m</w:delText>
        </w:r>
      </w:del>
      <w:ins w:id="288" w:author="Dalton Solano dos Reis" w:date="2023-11-06T09:22:00Z">
        <w:r w:rsidR="00BF305A">
          <w:t>. M</w:t>
        </w:r>
      </w:ins>
      <w:r w:rsidR="00A77844">
        <w:t>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EA1995" w:rsidRDefault="002E3DD7" w:rsidP="00597A51">
      <w:pPr>
        <w:pStyle w:val="Ttulo2"/>
      </w:pPr>
      <w:r w:rsidRPr="00EA1995">
        <w:t>Unity 3d production and environmental perception vehicle simulation platform</w:t>
      </w:r>
    </w:p>
    <w:p w14:paraId="60406574" w14:textId="0C238D17" w:rsidR="00CF2196" w:rsidDel="00621B90" w:rsidRDefault="00AF2BA2" w:rsidP="00621B90">
      <w:pPr>
        <w:pStyle w:val="TF-TEXTO"/>
        <w:rPr>
          <w:del w:id="289" w:author="Dalton Solano dos Reis" w:date="2023-11-06T09:43:00Z"/>
        </w:rPr>
        <w:pPrChange w:id="290" w:author="Dalton Solano dos Reis" w:date="2023-11-06T09:43:00Z">
          <w:pPr>
            <w:pStyle w:val="TF-TEXTO"/>
          </w:pPr>
        </w:pPrChange>
      </w:pPr>
      <w:r>
        <w:t xml:space="preserve">O trabalho desenvolvido por Yang </w:t>
      </w:r>
      <w:r w:rsidRPr="00170981">
        <w:rPr>
          <w:i/>
          <w:iCs/>
        </w:rPr>
        <w:t>et</w:t>
      </w:r>
      <w:del w:id="291" w:author="Dalton Solano dos Reis" w:date="2023-11-06T08:50:00Z">
        <w:r w:rsidRPr="00170981" w:rsidDel="000D40C2">
          <w:rPr>
            <w:i/>
            <w:iCs/>
          </w:rPr>
          <w:delText>.</w:delText>
        </w:r>
      </w:del>
      <w:r w:rsidRPr="00170981">
        <w:rPr>
          <w:i/>
          <w:iCs/>
        </w:rPr>
        <w:t xml:space="preserve">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ins w:id="292" w:author="Dalton Solano dos Reis" w:date="2023-11-06T08:51:00Z">
        <w:r w:rsidR="000D40C2">
          <w:rPr>
            <w:i/>
            <w:iCs/>
          </w:rPr>
          <w:t>.</w:t>
        </w:r>
      </w:ins>
      <w:r>
        <w:t xml:space="preserve"> (2016) </w:t>
      </w:r>
      <w:r w:rsidR="0081358C">
        <w:t xml:space="preserve">consiste no desenvolvimento de um simulador com </w:t>
      </w:r>
      <w:r w:rsidR="008A465D">
        <w:t xml:space="preserve">caraterísticas </w:t>
      </w:r>
      <w:del w:id="293" w:author="Dalton Solano dos Reis" w:date="2023-11-06T09:40:00Z">
        <w:r w:rsidR="008A465D" w:rsidDel="00621B90">
          <w:delText>de realidade artificial</w:delText>
        </w:r>
      </w:del>
      <w:ins w:id="294" w:author="Dalton Solano dos Reis" w:date="2023-11-06T09:40:00Z">
        <w:r w:rsidR="00621B90">
          <w:t>próximas das reais</w:t>
        </w:r>
      </w:ins>
      <w:r w:rsidR="009F3EE1">
        <w:t xml:space="preserve">. </w:t>
      </w:r>
      <w:ins w:id="295" w:author="Dalton Solano dos Reis" w:date="2023-11-06T09:41:00Z">
        <w:r w:rsidR="00621B90">
          <w:t>O</w:t>
        </w:r>
      </w:ins>
      <w:ins w:id="296" w:author="Dalton Solano dos Reis" w:date="2023-11-06T09:40:00Z">
        <w:r w:rsidR="00621B90">
          <w:t xml:space="preserve"> </w:t>
        </w:r>
      </w:ins>
      <w:del w:id="297" w:author="Dalton Solano dos Reis" w:date="2023-11-06T09:40:00Z">
        <w:r w:rsidR="007D129E" w:rsidDel="00621B90">
          <w:delText xml:space="preserve">Yang </w:delText>
        </w:r>
        <w:r w:rsidR="007D129E" w:rsidRPr="00833053" w:rsidDel="00621B90">
          <w:rPr>
            <w:i/>
            <w:iCs/>
          </w:rPr>
          <w:delText>et</w:delText>
        </w:r>
      </w:del>
      <w:del w:id="298" w:author="Dalton Solano dos Reis" w:date="2023-11-06T08:51:00Z">
        <w:r w:rsidR="00833053" w:rsidDel="000D40C2">
          <w:rPr>
            <w:i/>
            <w:iCs/>
          </w:rPr>
          <w:delText>.</w:delText>
        </w:r>
      </w:del>
      <w:del w:id="299" w:author="Dalton Solano dos Reis" w:date="2023-11-06T09:40:00Z">
        <w:r w:rsidR="007D129E" w:rsidRPr="00833053" w:rsidDel="00621B90">
          <w:rPr>
            <w:i/>
            <w:iCs/>
          </w:rPr>
          <w:delText xml:space="preserve"> </w:delText>
        </w:r>
      </w:del>
      <w:del w:id="300" w:author="Dalton Solano dos Reis" w:date="2023-11-06T08:51:00Z">
        <w:r w:rsidR="000D40C2" w:rsidRPr="00833053" w:rsidDel="000D40C2">
          <w:rPr>
            <w:i/>
            <w:iCs/>
          </w:rPr>
          <w:delText>A</w:delText>
        </w:r>
      </w:del>
      <w:del w:id="301" w:author="Dalton Solano dos Reis" w:date="2023-11-06T09:40:00Z">
        <w:r w:rsidR="007D129E" w:rsidRPr="00833053" w:rsidDel="00621B90">
          <w:rPr>
            <w:i/>
            <w:iCs/>
          </w:rPr>
          <w:delText>l</w:delText>
        </w:r>
        <w:r w:rsidR="007D129E" w:rsidDel="00621B90">
          <w:delText xml:space="preserve"> (2016)</w:delText>
        </w:r>
        <w:r w:rsidR="008A465D" w:rsidDel="00621B90">
          <w:delText xml:space="preserve"> </w:delText>
        </w:r>
        <w:r w:rsidR="007D129E" w:rsidDel="00621B90">
          <w:delText xml:space="preserve">tem </w:delText>
        </w:r>
        <w:r w:rsidR="008A465D" w:rsidDel="00621B90">
          <w:delText>c</w:delText>
        </w:r>
        <w:r w:rsidR="0081358C" w:rsidDel="00621B90">
          <w:delText>o</w:delText>
        </w:r>
        <w:r w:rsidR="008A465D" w:rsidDel="00621B90">
          <w:delText>m</w:delText>
        </w:r>
        <w:r w:rsidR="007D129E" w:rsidDel="00621B90">
          <w:delText>o</w:delText>
        </w:r>
        <w:r w:rsidR="0081358C" w:rsidDel="00621B90">
          <w:delText xml:space="preserve"> </w:delText>
        </w:r>
      </w:del>
      <w:r w:rsidR="0081358C">
        <w:t xml:space="preserve">objetivo </w:t>
      </w:r>
      <w:ins w:id="302" w:author="Dalton Solano dos Reis" w:date="2023-11-06T09:41:00Z">
        <w:r w:rsidR="00621B90">
          <w:t xml:space="preserve">deste </w:t>
        </w:r>
      </w:ins>
      <w:ins w:id="303" w:author="Dalton Solano dos Reis" w:date="2023-11-06T09:43:00Z">
        <w:r w:rsidR="00621B90">
          <w:t>simulador</w:t>
        </w:r>
      </w:ins>
      <w:ins w:id="304" w:author="Dalton Solano dos Reis" w:date="2023-11-06T09:41:00Z">
        <w:r w:rsidR="00621B90">
          <w:t xml:space="preserve"> </w:t>
        </w:r>
      </w:ins>
      <w:del w:id="305" w:author="Dalton Solano dos Reis" w:date="2023-11-06T09:40:00Z">
        <w:r w:rsidR="0081358C" w:rsidDel="00621B90">
          <w:delText xml:space="preserve">de </w:delText>
        </w:r>
      </w:del>
      <w:ins w:id="306" w:author="Dalton Solano dos Reis" w:date="2023-11-06T09:40:00Z">
        <w:r w:rsidR="00621B90">
          <w:t>era</w:t>
        </w:r>
        <w:r w:rsidR="00621B90">
          <w:t xml:space="preserve"> </w:t>
        </w:r>
      </w:ins>
      <w:r w:rsidR="008A465D" w:rsidRPr="008A465D">
        <w:t>ajudar os motoristas a melhorar</w:t>
      </w:r>
      <w:ins w:id="307" w:author="Dalton Solano dos Reis" w:date="2023-11-06T09:42:00Z">
        <w:r w:rsidR="00621B90">
          <w:t>em</w:t>
        </w:r>
      </w:ins>
      <w:r w:rsidR="008A465D" w:rsidRPr="008A465D">
        <w:t xml:space="preserve"> suas habilidades de condução e se preparar</w:t>
      </w:r>
      <w:ins w:id="308" w:author="Dalton Solano dos Reis" w:date="2023-11-06T09:42:00Z">
        <w:r w:rsidR="00621B90">
          <w:t>em</w:t>
        </w:r>
      </w:ins>
      <w:r w:rsidR="008A465D" w:rsidRPr="008A465D">
        <w:t xml:space="preserve"> para situações inesperadas na estrada</w:t>
      </w:r>
      <w:r w:rsidR="008A465D">
        <w:t>.</w:t>
      </w:r>
      <w:del w:id="309" w:author="Dalton Solano dos Reis" w:date="2023-11-06T09:41:00Z">
        <w:r w:rsidR="009F3EE1" w:rsidDel="00621B90">
          <w:delText xml:space="preserve"> Mas também ressalta a importância da criação de cenários autênticos para tais testes.</w:delText>
        </w:r>
        <w:r w:rsidR="00252AC2" w:rsidDel="00621B90">
          <w:delText xml:space="preserve"> </w:delText>
        </w:r>
      </w:del>
      <w:ins w:id="310" w:author="Dalton Solano dos Reis" w:date="2023-11-06T09:43:00Z">
        <w:r w:rsidR="00621B90">
          <w:t xml:space="preserve"> O simulador </w:t>
        </w:r>
      </w:ins>
      <w:ins w:id="311" w:author="Dalton Solano dos Reis" w:date="2023-11-06T09:45:00Z">
        <w:r w:rsidR="00621B90">
          <w:t>(</w:t>
        </w:r>
        <w:r w:rsidR="00621B90">
          <w:fldChar w:fldCharType="begin"/>
        </w:r>
        <w:r w:rsidR="00621B90">
          <w:instrText xml:space="preserve"> REF _Ref150156375 \h </w:instrText>
        </w:r>
      </w:ins>
      <w:r w:rsidR="00621B90">
        <w:fldChar w:fldCharType="separate"/>
      </w:r>
      <w:ins w:id="312" w:author="Dalton Solano dos Reis" w:date="2023-11-06T09:45:00Z">
        <w:r w:rsidR="00621B90">
          <w:t xml:space="preserve">Figura </w:t>
        </w:r>
        <w:r w:rsidR="00621B90">
          <w:rPr>
            <w:noProof/>
          </w:rPr>
          <w:t>4</w:t>
        </w:r>
        <w:r w:rsidR="00621B90">
          <w:fldChar w:fldCharType="end"/>
        </w:r>
        <w:r w:rsidR="00621B90">
          <w:t xml:space="preserve">) </w:t>
        </w:r>
      </w:ins>
      <w:ins w:id="313" w:author="Dalton Solano dos Reis" w:date="2023-11-06T09:43:00Z">
        <w:r w:rsidR="00621B90">
          <w:t xml:space="preserve">consistia de um </w:t>
        </w:r>
      </w:ins>
    </w:p>
    <w:p w14:paraId="7D9AD133" w14:textId="7AE95002" w:rsidR="008A465D" w:rsidDel="00DB1BE6" w:rsidRDefault="00252AC2" w:rsidP="00621B90">
      <w:pPr>
        <w:pStyle w:val="TF-TEXTO"/>
        <w:rPr>
          <w:del w:id="314" w:author="Dalton Solano dos Reis" w:date="2023-11-06T09:35:00Z"/>
        </w:rPr>
        <w:pPrChange w:id="315" w:author="Dalton Solano dos Reis" w:date="2023-11-06T09:43:00Z">
          <w:pPr>
            <w:pStyle w:val="TF-TEXTO"/>
          </w:pPr>
        </w:pPrChange>
      </w:pPr>
      <w:del w:id="316" w:author="Dalton Solano dos Reis" w:date="2023-11-06T09:43:00Z">
        <w:r w:rsidRPr="00621B90" w:rsidDel="00621B90">
          <w:delText xml:space="preserve">Por não ser apenas um simulador virtual, </w:delText>
        </w:r>
        <w:r w:rsidR="007D129E" w:rsidRPr="00621B90" w:rsidDel="00621B90">
          <w:delText xml:space="preserve">Yang </w:delText>
        </w:r>
        <w:r w:rsidR="007D129E" w:rsidRPr="00621B90" w:rsidDel="00621B90">
          <w:rPr>
            <w:i/>
            <w:iCs/>
          </w:rPr>
          <w:delText>et</w:delText>
        </w:r>
      </w:del>
      <w:del w:id="317" w:author="Dalton Solano dos Reis" w:date="2023-11-06T08:51:00Z">
        <w:r w:rsidR="007D129E" w:rsidRPr="00621B90" w:rsidDel="000D40C2">
          <w:rPr>
            <w:i/>
            <w:iCs/>
          </w:rPr>
          <w:delText>.</w:delText>
        </w:r>
      </w:del>
      <w:del w:id="318" w:author="Dalton Solano dos Reis" w:date="2023-11-06T09:43:00Z">
        <w:r w:rsidR="007D129E" w:rsidRPr="00621B90" w:rsidDel="00621B90">
          <w:rPr>
            <w:i/>
            <w:iCs/>
          </w:rPr>
          <w:delText xml:space="preserve"> </w:delText>
        </w:r>
        <w:r w:rsidR="00170981" w:rsidRPr="00621B90" w:rsidDel="00621B90">
          <w:rPr>
            <w:i/>
            <w:iCs/>
          </w:rPr>
          <w:delText>a</w:delText>
        </w:r>
        <w:r w:rsidR="007D129E" w:rsidRPr="00621B90" w:rsidDel="00621B90">
          <w:rPr>
            <w:i/>
            <w:iCs/>
          </w:rPr>
          <w:delText>l</w:delText>
        </w:r>
        <w:r w:rsidR="007D129E" w:rsidRPr="00621B90" w:rsidDel="00621B90">
          <w:delText xml:space="preserve"> (2016) precisa</w:delText>
        </w:r>
        <w:r w:rsidRPr="00621B90" w:rsidDel="00621B90">
          <w:delText xml:space="preserve"> </w:delText>
        </w:r>
        <w:r w:rsidR="007D129E" w:rsidRPr="00621B90" w:rsidDel="00621B90">
          <w:delText xml:space="preserve">de uma série de </w:delText>
        </w:r>
        <w:r w:rsidRPr="00621B90" w:rsidDel="00621B90">
          <w:delText>peças de hardware para a execução</w:delText>
        </w:r>
      </w:del>
      <w:ins w:id="319" w:author="Dalton Solano dos Reis" w:date="2023-11-06T09:43:00Z">
        <w:r w:rsidR="00621B90" w:rsidRPr="00621B90">
          <w:rPr>
            <w:rPrChange w:id="320" w:author="Dalton Solano dos Reis" w:date="2023-11-06T09:44:00Z">
              <w:rPr>
                <w:lang w:val="en-US"/>
              </w:rPr>
            </w:rPrChange>
          </w:rPr>
          <w:t>projetor</w:t>
        </w:r>
      </w:ins>
      <w:del w:id="321" w:author="Dalton Solano dos Reis" w:date="2023-11-06T09:32:00Z">
        <w:r w:rsidRPr="00621B90" w:rsidDel="00DB1BE6">
          <w:delText xml:space="preserve"> e</w:delText>
        </w:r>
      </w:del>
      <w:del w:id="322" w:author="Dalton Solano dos Reis" w:date="2023-11-06T09:39:00Z">
        <w:r w:rsidRPr="00621B90" w:rsidDel="00621B90">
          <w:delText xml:space="preserve"> de acordo com o</w:delText>
        </w:r>
        <w:r w:rsidR="00CF2196" w:rsidRPr="00621B90" w:rsidDel="00621B90">
          <w:delText xml:space="preserve"> </w:delText>
        </w:r>
        <w:r w:rsidRPr="00621B90" w:rsidDel="00621B90">
          <w:delText xml:space="preserve">Yang </w:delText>
        </w:r>
        <w:r w:rsidRPr="00621B90" w:rsidDel="00621B90">
          <w:rPr>
            <w:i/>
            <w:iCs/>
          </w:rPr>
          <w:delText>et</w:delText>
        </w:r>
      </w:del>
      <w:del w:id="323" w:author="Dalton Solano dos Reis" w:date="2023-11-06T08:51:00Z">
        <w:r w:rsidR="00833053" w:rsidRPr="00621B90" w:rsidDel="000D40C2">
          <w:rPr>
            <w:i/>
            <w:iCs/>
          </w:rPr>
          <w:delText>.</w:delText>
        </w:r>
      </w:del>
      <w:del w:id="324" w:author="Dalton Solano dos Reis" w:date="2023-11-06T09:39:00Z">
        <w:r w:rsidRPr="00621B90" w:rsidDel="00621B90">
          <w:rPr>
            <w:i/>
            <w:iCs/>
          </w:rPr>
          <w:delText xml:space="preserve"> al</w:delText>
        </w:r>
        <w:r w:rsidR="007D129E" w:rsidRPr="00621B90" w:rsidDel="00621B90">
          <w:delText xml:space="preserve"> (2016, p.1)</w:delText>
        </w:r>
        <w:r w:rsidRPr="00621B90" w:rsidDel="00621B90">
          <w:delText>,</w:delText>
        </w:r>
        <w:r w:rsidR="007D129E" w:rsidRPr="00621B90" w:rsidDel="00621B90">
          <w:delText xml:space="preserve"> </w:delText>
        </w:r>
        <w:r w:rsidRPr="00621B90" w:rsidDel="00621B90">
          <w:delText>“</w:delText>
        </w:r>
        <w:r w:rsidR="00D7034F" w:rsidRPr="00621B90" w:rsidDel="00621B90">
          <w:delText>The hardware architecture used for the driving simulation system in this study include:</w:delText>
        </w:r>
        <w:r w:rsidR="007D129E" w:rsidRPr="00621B90" w:rsidDel="00621B90">
          <w:delText xml:space="preserve">   </w:delText>
        </w:r>
        <w:r w:rsidR="00D7034F" w:rsidRPr="00621B90" w:rsidDel="00621B90">
          <w:delText xml:space="preserve"> the platform, virtual scene image display (single beam projector)</w:delText>
        </w:r>
      </w:del>
      <w:r w:rsidR="00D7034F" w:rsidRPr="00621B90">
        <w:t xml:space="preserve">, </w:t>
      </w:r>
      <w:ins w:id="325" w:author="Dalton Solano dos Reis" w:date="2023-11-06T09:39:00Z">
        <w:r w:rsidR="00621B90" w:rsidRPr="00621B90">
          <w:t>um computador</w:t>
        </w:r>
      </w:ins>
      <w:ins w:id="326" w:author="Dalton Solano dos Reis" w:date="2023-11-06T09:43:00Z">
        <w:r w:rsidR="00621B90" w:rsidRPr="00621B90">
          <w:t xml:space="preserve"> </w:t>
        </w:r>
        <w:r w:rsidR="00621B90" w:rsidRPr="00621B90">
          <w:rPr>
            <w:rPrChange w:id="327" w:author="Dalton Solano dos Reis" w:date="2023-11-06T09:44:00Z">
              <w:rPr>
                <w:lang w:val="en-US"/>
              </w:rPr>
            </w:rPrChange>
          </w:rPr>
          <w:t xml:space="preserve">e </w:t>
        </w:r>
      </w:ins>
      <w:del w:id="328" w:author="Dalton Solano dos Reis" w:date="2023-11-06T09:43:00Z">
        <w:r w:rsidR="00D7034F" w:rsidRPr="00621B90" w:rsidDel="00621B90">
          <w:delText>scene display data acquisition computer (main computer), instant driving performance data analysis computer (monitoring computer)</w:delText>
        </w:r>
        <w:r w:rsidRPr="00621B90" w:rsidDel="00621B90">
          <w:delText>”</w:delText>
        </w:r>
        <w:r w:rsidR="00D7034F" w:rsidRPr="00621B90" w:rsidDel="00621B90">
          <w:delText xml:space="preserve">. </w:delText>
        </w:r>
      </w:del>
      <w:del w:id="329" w:author="Dalton Solano dos Reis" w:date="2023-11-06T09:38:00Z">
        <w:r w:rsidR="008A465D" w:rsidRPr="00621B90" w:rsidDel="00621B90">
          <w:delText>O</w:delText>
        </w:r>
        <w:r w:rsidR="00D7034F" w:rsidRPr="00621B90" w:rsidDel="00621B90">
          <w:delText xml:space="preserve"> </w:delText>
        </w:r>
        <w:r w:rsidR="008A465D" w:rsidRPr="00621B90" w:rsidDel="00621B90">
          <w:delText>Xtion</w:delText>
        </w:r>
        <w:r w:rsidRPr="00621B90" w:rsidDel="00621B90">
          <w:delText xml:space="preserve">, que de acordo com o autor </w:delText>
        </w:r>
        <w:r w:rsidR="007D129E" w:rsidRPr="00621B90" w:rsidDel="00621B90">
          <w:delText xml:space="preserve">(Yang </w:delText>
        </w:r>
        <w:r w:rsidR="007D129E" w:rsidRPr="00621B90" w:rsidDel="00621B90">
          <w:rPr>
            <w:i/>
            <w:iCs/>
          </w:rPr>
          <w:delText>et</w:delText>
        </w:r>
      </w:del>
      <w:del w:id="330" w:author="Dalton Solano dos Reis" w:date="2023-11-06T08:51:00Z">
        <w:r w:rsidR="007D129E" w:rsidRPr="00621B90" w:rsidDel="000D40C2">
          <w:rPr>
            <w:i/>
            <w:iCs/>
          </w:rPr>
          <w:delText>.</w:delText>
        </w:r>
      </w:del>
      <w:del w:id="331" w:author="Dalton Solano dos Reis" w:date="2023-11-06T09:38:00Z">
        <w:r w:rsidR="007D129E" w:rsidRPr="00621B90" w:rsidDel="00621B90">
          <w:rPr>
            <w:i/>
            <w:iCs/>
          </w:rPr>
          <w:delText xml:space="preserve"> al</w:delText>
        </w:r>
        <w:r w:rsidR="007D129E" w:rsidRPr="00621B90" w:rsidDel="00621B90">
          <w:delText xml:space="preserve">) </w:delText>
        </w:r>
        <w:r w:rsidRPr="00621B90" w:rsidDel="00621B90">
          <w:delText xml:space="preserve">fora usado como um </w:delText>
        </w:r>
      </w:del>
      <w:ins w:id="332" w:author="Dalton Solano dos Reis" w:date="2023-11-06T09:43:00Z">
        <w:r w:rsidR="00621B90" w:rsidRPr="00621B90">
          <w:rPr>
            <w:rPrChange w:id="333" w:author="Dalton Solano dos Reis" w:date="2023-11-06T09:44:00Z">
              <w:rPr>
                <w:lang w:val="en-US"/>
              </w:rPr>
            </w:rPrChange>
          </w:rPr>
          <w:t>um</w:t>
        </w:r>
      </w:ins>
      <w:ins w:id="334" w:author="Dalton Solano dos Reis" w:date="2023-11-06T09:37:00Z">
        <w:r w:rsidR="00621B90">
          <w:t xml:space="preserve"> </w:t>
        </w:r>
      </w:ins>
      <w:r>
        <w:t>dispositivo de rastreamento</w:t>
      </w:r>
      <w:ins w:id="335" w:author="Dalton Solano dos Reis" w:date="2023-11-06T09:37:00Z">
        <w:r w:rsidR="00621B90">
          <w:t xml:space="preserve"> </w:t>
        </w:r>
        <w:proofErr w:type="spellStart"/>
        <w:r w:rsidR="00621B90">
          <w:t>Xtion</w:t>
        </w:r>
        <w:proofErr w:type="spellEnd"/>
        <w:r w:rsidR="00621B90">
          <w:t xml:space="preserve"> (</w:t>
        </w:r>
      </w:ins>
      <w:del w:id="336" w:author="Dalton Solano dos Reis" w:date="2023-11-06T09:37:00Z">
        <w:r w:rsidDel="00621B90">
          <w:delText>, que capta os movimentos da cabeça do condutor.</w:delText>
        </w:r>
      </w:del>
      <w:del w:id="337" w:author="Dalton Solano dos Reis" w:date="2023-11-06T09:35:00Z">
        <w:r w:rsidDel="00DB1BE6">
          <w:delText xml:space="preserve"> </w:delText>
        </w:r>
        <w:r w:rsidR="0081358C" w:rsidDel="00DB1BE6">
          <w:delText xml:space="preserve"> </w:delText>
        </w:r>
      </w:del>
    </w:p>
    <w:p w14:paraId="7C681588" w14:textId="6046B538" w:rsidR="0081358C" w:rsidRDefault="00223B1C" w:rsidP="00621B90">
      <w:pPr>
        <w:pStyle w:val="TF-TEXTO"/>
      </w:pPr>
      <w:del w:id="338" w:author="Dalton Solano dos Reis" w:date="2023-11-06T09:35:00Z">
        <w:r w:rsidDel="00DB1BE6">
          <w:delText xml:space="preserve"> </w:delText>
        </w:r>
      </w:del>
      <w:r w:rsidR="00621B90">
        <w:t>YANG</w:t>
      </w:r>
      <w:r>
        <w:t xml:space="preserve"> </w:t>
      </w:r>
      <w:r w:rsidRPr="00170981">
        <w:rPr>
          <w:i/>
          <w:iCs/>
        </w:rPr>
        <w:t>et</w:t>
      </w:r>
      <w:del w:id="339" w:author="Dalton Solano dos Reis" w:date="2023-11-06T08:52:00Z">
        <w:r w:rsidRPr="00170981" w:rsidDel="000D40C2">
          <w:rPr>
            <w:i/>
            <w:iCs/>
          </w:rPr>
          <w:delText>.</w:delText>
        </w:r>
      </w:del>
      <w:r w:rsidRPr="00170981">
        <w:rPr>
          <w:i/>
          <w:iCs/>
        </w:rPr>
        <w:t xml:space="preserve">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ins w:id="340" w:author="Dalton Solano dos Reis" w:date="2023-11-06T08:52:00Z">
        <w:r w:rsidR="000D40C2">
          <w:rPr>
            <w:i/>
            <w:iCs/>
          </w:rPr>
          <w:t>.</w:t>
        </w:r>
      </w:ins>
      <w:del w:id="341" w:author="Dalton Solano dos Reis" w:date="2023-11-06T09:37:00Z">
        <w:r w:rsidDel="00621B90">
          <w:delText xml:space="preserve"> </w:delText>
        </w:r>
      </w:del>
      <w:ins w:id="342" w:author="Dalton Solano dos Reis" w:date="2023-11-06T09:37:00Z">
        <w:r w:rsidR="00621B90">
          <w:t xml:space="preserve">, </w:t>
        </w:r>
      </w:ins>
      <w:del w:id="343" w:author="Dalton Solano dos Reis" w:date="2023-11-06T09:37:00Z">
        <w:r w:rsidDel="00621B90">
          <w:delText>(</w:delText>
        </w:r>
      </w:del>
      <w:r>
        <w:t>2016)</w:t>
      </w:r>
      <w:ins w:id="344" w:author="Dalton Solano dos Reis" w:date="2023-11-06T09:44:00Z">
        <w:r w:rsidR="00621B90">
          <w:t xml:space="preserve">. O simulador foi </w:t>
        </w:r>
      </w:ins>
      <w:del w:id="345" w:author="Dalton Solano dos Reis" w:date="2023-11-06T09:44:00Z">
        <w:r w:rsidR="0081358C" w:rsidDel="00621B90">
          <w:delText xml:space="preserve"> </w:delText>
        </w:r>
      </w:del>
      <w:r>
        <w:t>desenvolv</w:t>
      </w:r>
      <w:ins w:id="346" w:author="Dalton Solano dos Reis" w:date="2023-11-06T09:44:00Z">
        <w:r w:rsidR="00621B90">
          <w:t>ido</w:t>
        </w:r>
      </w:ins>
      <w:del w:id="347" w:author="Dalton Solano dos Reis" w:date="2023-11-06T09:44:00Z">
        <w:r w:rsidDel="00621B90">
          <w:delText>eu</w:delText>
        </w:r>
      </w:del>
      <w:r>
        <w:t xml:space="preserve"> </w:t>
      </w:r>
      <w:r w:rsidR="0081358C">
        <w:t xml:space="preserve">utilizando </w:t>
      </w:r>
      <w:ins w:id="348" w:author="Dalton Solano dos Reis" w:date="2023-11-06T09:44:00Z">
        <w:r w:rsidR="00621B90">
          <w:t xml:space="preserve">o motor de jogos </w:t>
        </w:r>
      </w:ins>
      <w:r w:rsidR="0081358C">
        <w:t xml:space="preserve">Unity 3D </w:t>
      </w:r>
      <w:del w:id="349" w:author="Dalton Solano dos Reis" w:date="2023-11-06T09:33:00Z">
        <w:r w:rsidR="0081358C" w:rsidDel="00DB1BE6">
          <w:delText xml:space="preserve">e a </w:delText>
        </w:r>
        <w:r w:rsidR="0062497C" w:rsidDel="00DB1BE6">
          <w:delText>auxílio</w:delText>
        </w:r>
        <w:r w:rsidR="0081358C" w:rsidDel="00DB1BE6">
          <w:delText xml:space="preserve"> da</w:delText>
        </w:r>
      </w:del>
      <w:ins w:id="350" w:author="Dalton Solano dos Reis" w:date="2023-11-06T09:33:00Z">
        <w:r w:rsidR="00DB1BE6">
          <w:t>com a</w:t>
        </w:r>
      </w:ins>
      <w:r w:rsidR="0081358C">
        <w:t xml:space="preserve"> linguagem de programação C#</w:t>
      </w:r>
      <w:del w:id="351" w:author="Dalton Solano dos Reis" w:date="2023-11-06T09:33:00Z">
        <w:r w:rsidR="0081358C" w:rsidDel="00DB1BE6">
          <w:delText>, m</w:delText>
        </w:r>
      </w:del>
      <w:ins w:id="352" w:author="Dalton Solano dos Reis" w:date="2023-11-06T09:33:00Z">
        <w:r w:rsidR="00DB1BE6">
          <w:t>. M</w:t>
        </w:r>
      </w:ins>
      <w:r w:rsidR="0081358C">
        <w:t xml:space="preserve">as também utilizou o </w:t>
      </w:r>
      <w:proofErr w:type="spellStart"/>
      <w:r w:rsidR="0081358C">
        <w:t>Sketchup</w:t>
      </w:r>
      <w:proofErr w:type="spellEnd"/>
      <w:r w:rsidR="0081358C">
        <w:t xml:space="preserve"> e </w:t>
      </w:r>
      <w:ins w:id="353" w:author="Dalton Solano dos Reis" w:date="2023-11-06T09:34:00Z">
        <w:r w:rsidR="00DB1BE6">
          <w:t xml:space="preserve">Autodesk </w:t>
        </w:r>
      </w:ins>
      <w:r w:rsidR="0081358C">
        <w:t xml:space="preserve">3D </w:t>
      </w:r>
      <w:del w:id="354" w:author="Dalton Solano dos Reis" w:date="2023-11-06T09:34:00Z">
        <w:r w:rsidR="0081358C" w:rsidDel="00DB1BE6">
          <w:delText xml:space="preserve">max </w:delText>
        </w:r>
      </w:del>
      <w:ins w:id="355" w:author="Dalton Solano dos Reis" w:date="2023-11-06T09:34:00Z">
        <w:r w:rsidR="00DB1BE6">
          <w:t>M</w:t>
        </w:r>
        <w:r w:rsidR="00DB1BE6">
          <w:t xml:space="preserve">ax </w:t>
        </w:r>
      </w:ins>
      <w:r w:rsidR="0081358C">
        <w:t xml:space="preserve">para </w:t>
      </w:r>
      <w:del w:id="356" w:author="Dalton Solano dos Reis" w:date="2023-11-06T09:34:00Z">
        <w:r w:rsidR="0081358C" w:rsidDel="00DB1BE6">
          <w:delText xml:space="preserve">estabelecer </w:delText>
        </w:r>
      </w:del>
      <w:ins w:id="357" w:author="Dalton Solano dos Reis" w:date="2023-11-06T09:34:00Z">
        <w:r w:rsidR="00DB1BE6">
          <w:t>produzir os desenhos e modelos 3D.</w:t>
        </w:r>
      </w:ins>
      <w:del w:id="358" w:author="Dalton Solano dos Reis" w:date="2023-11-06T09:34:00Z">
        <w:r w:rsidR="0081358C" w:rsidDel="00DB1BE6">
          <w:delText>modelo e produzir desenhos.</w:delText>
        </w:r>
      </w:del>
    </w:p>
    <w:p w14:paraId="539FDDA0" w14:textId="5A0537D8" w:rsidR="00B44831" w:rsidRDefault="00621B90" w:rsidP="00621B90">
      <w:pPr>
        <w:pStyle w:val="TF-LEGENDA"/>
      </w:pPr>
      <w:bookmarkStart w:id="359" w:name="_Ref150156375"/>
      <w:ins w:id="360" w:author="Dalton Solano dos Reis" w:date="2023-11-06T09:45:00Z">
        <w:r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361" w:author="Dalton Solano dos Reis" w:date="2023-11-06T09:45:00Z">
        <w:r>
          <w:rPr>
            <w:noProof/>
          </w:rPr>
          <w:t>4</w:t>
        </w:r>
        <w:r>
          <w:fldChar w:fldCharType="end"/>
        </w:r>
      </w:ins>
      <w:bookmarkEnd w:id="359"/>
      <w:del w:id="362" w:author="Dalton Solano dos Reis" w:date="2023-11-06T09:45:00Z">
        <w:r w:rsidR="00635ECF" w:rsidRPr="002E18F5" w:rsidDel="00621B90">
          <w:delText xml:space="preserve">Figura </w:delText>
        </w:r>
        <w:r w:rsidR="009F3EE1" w:rsidDel="00621B90">
          <w:delText>4</w:delText>
        </w:r>
      </w:del>
      <w:r w:rsidR="00635ECF" w:rsidRPr="002E18F5">
        <w:t xml:space="preserve"> – Exemplo d</w:t>
      </w:r>
      <w:r w:rsidR="00635ECF">
        <w:t>o</w:t>
      </w:r>
      <w:r w:rsidR="00635ECF" w:rsidRPr="002E18F5">
        <w:t xml:space="preserve"> </w:t>
      </w:r>
      <w:r w:rsidR="00635ECF"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DB1BE6">
      <w:pPr>
        <w:pStyle w:val="TF-FIGURA"/>
        <w:pPrChange w:id="363" w:author="Dalton Solano dos Reis" w:date="2023-11-06T09:35:00Z">
          <w:pPr>
            <w:pStyle w:val="TF-LEGENDA"/>
          </w:pPr>
        </w:pPrChange>
      </w:pPr>
      <w:r w:rsidRPr="00635ECF">
        <w:rPr>
          <w:noProof/>
        </w:rPr>
        <w:drawing>
          <wp:inline distT="0" distB="0" distL="0" distR="0" wp14:anchorId="2E9B3D81" wp14:editId="045AC6AA">
            <wp:extent cx="4566187" cy="2251363"/>
            <wp:effectExtent l="19050" t="19050" r="25400" b="15875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8BAEE" w14:textId="3CA58016" w:rsidR="00635ECF" w:rsidRPr="000D40C2" w:rsidRDefault="00635ECF" w:rsidP="00635ECF">
      <w:pPr>
        <w:pStyle w:val="TF-FONTE"/>
        <w:rPr>
          <w:lang w:val="en-US"/>
          <w:rPrChange w:id="364" w:author="Dalton Solano dos Reis" w:date="2023-11-06T08:52:00Z">
            <w:rPr/>
          </w:rPrChange>
        </w:rPr>
      </w:pPr>
      <w:r w:rsidRPr="000D40C2">
        <w:rPr>
          <w:lang w:val="en-US"/>
          <w:rPrChange w:id="365" w:author="Dalton Solano dos Reis" w:date="2023-11-06T08:52:00Z">
            <w:rPr/>
          </w:rPrChange>
        </w:rPr>
        <w:t xml:space="preserve">Fonte: </w:t>
      </w:r>
      <w:r w:rsidR="00B44831" w:rsidRPr="000D40C2">
        <w:rPr>
          <w:lang w:val="en-US"/>
          <w:rPrChange w:id="366" w:author="Dalton Solano dos Reis" w:date="2023-11-06T08:52:00Z">
            <w:rPr/>
          </w:rPrChange>
        </w:rPr>
        <w:t xml:space="preserve">Yang </w:t>
      </w:r>
      <w:r w:rsidR="00B44831" w:rsidRPr="000D40C2">
        <w:rPr>
          <w:i/>
          <w:iCs/>
          <w:lang w:val="en-US"/>
          <w:rPrChange w:id="367" w:author="Dalton Solano dos Reis" w:date="2023-11-06T08:52:00Z">
            <w:rPr>
              <w:i/>
              <w:iCs/>
            </w:rPr>
          </w:rPrChange>
        </w:rPr>
        <w:t>et</w:t>
      </w:r>
      <w:del w:id="368" w:author="Dalton Solano dos Reis" w:date="2023-11-06T08:52:00Z">
        <w:r w:rsidR="00833053" w:rsidRPr="000D40C2" w:rsidDel="000D40C2">
          <w:rPr>
            <w:i/>
            <w:iCs/>
            <w:lang w:val="en-US"/>
            <w:rPrChange w:id="369" w:author="Dalton Solano dos Reis" w:date="2023-11-06T08:52:00Z">
              <w:rPr>
                <w:i/>
                <w:iCs/>
              </w:rPr>
            </w:rPrChange>
          </w:rPr>
          <w:delText>.</w:delText>
        </w:r>
      </w:del>
      <w:r w:rsidR="00B44831" w:rsidRPr="000D40C2">
        <w:rPr>
          <w:i/>
          <w:iCs/>
          <w:lang w:val="en-US"/>
          <w:rPrChange w:id="370" w:author="Dalton Solano dos Reis" w:date="2023-11-06T08:52:00Z">
            <w:rPr>
              <w:i/>
              <w:iCs/>
            </w:rPr>
          </w:rPrChange>
        </w:rPr>
        <w:t xml:space="preserve"> al</w:t>
      </w:r>
      <w:r w:rsidR="00B44831" w:rsidRPr="000D40C2">
        <w:rPr>
          <w:lang w:val="en-US"/>
          <w:rPrChange w:id="371" w:author="Dalton Solano dos Reis" w:date="2023-11-06T08:52:00Z">
            <w:rPr/>
          </w:rPrChange>
        </w:rPr>
        <w:t>.</w:t>
      </w:r>
      <w:ins w:id="372" w:author="Dalton Solano dos Reis" w:date="2023-11-06T08:52:00Z">
        <w:r w:rsidR="000D40C2" w:rsidRPr="000D40C2">
          <w:rPr>
            <w:lang w:val="en-US"/>
            <w:rPrChange w:id="373" w:author="Dalton Solano dos Reis" w:date="2023-11-06T08:52:00Z">
              <w:rPr/>
            </w:rPrChange>
          </w:rPr>
          <w:t xml:space="preserve"> </w:t>
        </w:r>
      </w:ins>
      <w:r w:rsidR="00B44831" w:rsidRPr="000D40C2">
        <w:rPr>
          <w:lang w:val="en-US"/>
          <w:rPrChange w:id="374" w:author="Dalton Solano dos Reis" w:date="2023-11-06T08:52:00Z">
            <w:rPr/>
          </w:rPrChange>
        </w:rPr>
        <w:t>(2016)</w:t>
      </w:r>
      <w:r w:rsidR="002D7D4A" w:rsidRPr="000D40C2">
        <w:rPr>
          <w:lang w:val="en-US"/>
          <w:rPrChange w:id="375" w:author="Dalton Solano dos Reis" w:date="2023-11-06T08:52:00Z">
            <w:rPr/>
          </w:rPrChange>
        </w:rPr>
        <w:t>.</w:t>
      </w:r>
    </w:p>
    <w:p w14:paraId="3CB4CA5C" w14:textId="0752CC80" w:rsidR="0081358C" w:rsidRDefault="00223B1C" w:rsidP="00A44581">
      <w:pPr>
        <w:pStyle w:val="TF-TEXTO"/>
      </w:pPr>
      <w:r w:rsidRPr="000D40C2">
        <w:rPr>
          <w:lang w:val="en-US"/>
          <w:rPrChange w:id="376" w:author="Dalton Solano dos Reis" w:date="2023-11-06T08:52:00Z">
            <w:rPr/>
          </w:rPrChange>
        </w:rPr>
        <w:t xml:space="preserve">Yang </w:t>
      </w:r>
      <w:r w:rsidRPr="000D40C2">
        <w:rPr>
          <w:i/>
          <w:iCs/>
          <w:lang w:val="en-US"/>
          <w:rPrChange w:id="377" w:author="Dalton Solano dos Reis" w:date="2023-11-06T08:52:00Z">
            <w:rPr>
              <w:i/>
              <w:iCs/>
            </w:rPr>
          </w:rPrChange>
        </w:rPr>
        <w:t>et</w:t>
      </w:r>
      <w:del w:id="378" w:author="Dalton Solano dos Reis" w:date="2023-11-06T08:52:00Z">
        <w:r w:rsidRPr="000D40C2" w:rsidDel="000D40C2">
          <w:rPr>
            <w:i/>
            <w:iCs/>
            <w:lang w:val="en-US"/>
            <w:rPrChange w:id="379" w:author="Dalton Solano dos Reis" w:date="2023-11-06T08:52:00Z">
              <w:rPr>
                <w:i/>
                <w:iCs/>
              </w:rPr>
            </w:rPrChange>
          </w:rPr>
          <w:delText>.</w:delText>
        </w:r>
      </w:del>
      <w:r w:rsidRPr="000D40C2">
        <w:rPr>
          <w:i/>
          <w:iCs/>
          <w:lang w:val="en-US"/>
          <w:rPrChange w:id="380" w:author="Dalton Solano dos Reis" w:date="2023-11-06T08:52:00Z">
            <w:rPr>
              <w:i/>
              <w:iCs/>
            </w:rPr>
          </w:rPrChange>
        </w:rPr>
        <w:t xml:space="preserve"> </w:t>
      </w:r>
      <w:r w:rsidR="00170981" w:rsidRPr="000D40C2">
        <w:rPr>
          <w:i/>
          <w:iCs/>
          <w:lang w:val="en-US"/>
          <w:rPrChange w:id="381" w:author="Dalton Solano dos Reis" w:date="2023-11-06T08:52:00Z">
            <w:rPr>
              <w:i/>
              <w:iCs/>
            </w:rPr>
          </w:rPrChange>
        </w:rPr>
        <w:t>a</w:t>
      </w:r>
      <w:r w:rsidRPr="000D40C2">
        <w:rPr>
          <w:i/>
          <w:iCs/>
          <w:lang w:val="en-US"/>
          <w:rPrChange w:id="382" w:author="Dalton Solano dos Reis" w:date="2023-11-06T08:52:00Z">
            <w:rPr>
              <w:i/>
              <w:iCs/>
            </w:rPr>
          </w:rPrChange>
        </w:rPr>
        <w:t>l</w:t>
      </w:r>
      <w:ins w:id="383" w:author="Dalton Solano dos Reis" w:date="2023-11-06T08:52:00Z">
        <w:r w:rsidR="000D40C2" w:rsidRPr="000D40C2">
          <w:rPr>
            <w:i/>
            <w:iCs/>
            <w:lang w:val="en-US"/>
            <w:rPrChange w:id="384" w:author="Dalton Solano dos Reis" w:date="2023-11-06T08:52:00Z">
              <w:rPr>
                <w:i/>
                <w:iCs/>
              </w:rPr>
            </w:rPrChange>
          </w:rPr>
          <w:t>.</w:t>
        </w:r>
      </w:ins>
      <w:r w:rsidRPr="000D40C2">
        <w:rPr>
          <w:lang w:val="en-US"/>
          <w:rPrChange w:id="385" w:author="Dalton Solano dos Reis" w:date="2023-11-06T08:52:00Z">
            <w:rPr/>
          </w:rPrChange>
        </w:rPr>
        <w:t xml:space="preserve"> </w:t>
      </w:r>
      <w:r>
        <w:t>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</w:t>
      </w:r>
      <w:del w:id="386" w:author="Dalton Solano dos Reis" w:date="2023-11-06T09:36:00Z">
        <w:r w:rsidR="00635ECF" w:rsidDel="00DB1BE6">
          <w:delText>design</w:delText>
        </w:r>
      </w:del>
      <w:ins w:id="387" w:author="Dalton Solano dos Reis" w:date="2023-11-06T09:36:00Z">
        <w:r w:rsidR="00DB1BE6">
          <w:t>projeto</w:t>
        </w:r>
      </w:ins>
      <w:r w:rsidR="00635ECF">
        <w:t xml:space="preserve"> das cenas virtuais e o modelo de controle do veículo afetam </w:t>
      </w:r>
      <w:proofErr w:type="gramStart"/>
      <w:r w:rsidR="00635ECF">
        <w:t>a</w:t>
      </w:r>
      <w:proofErr w:type="gramEnd"/>
      <w:r w:rsidR="00635ECF">
        <w:t xml:space="preserve"> imersão</w:t>
      </w:r>
      <w:del w:id="388" w:author="Dalton Solano dos Reis" w:date="2023-11-06T09:35:00Z">
        <w:r w:rsidR="00635ECF" w:rsidDel="00DB1BE6">
          <w:delText xml:space="preserve"> e</w:delText>
        </w:r>
      </w:del>
      <w:ins w:id="389" w:author="Dalton Solano dos Reis" w:date="2023-11-06T09:35:00Z">
        <w:r w:rsidR="00DB1BE6">
          <w:t>. E</w:t>
        </w:r>
      </w:ins>
      <w:r w:rsidR="00635ECF">
        <w:t xml:space="preserve">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EA1995" w:rsidRDefault="00451B94" w:rsidP="001907A1">
      <w:pPr>
        <w:pStyle w:val="Ttulo1"/>
      </w:pPr>
      <w:bookmarkStart w:id="390" w:name="_Toc54164921"/>
      <w:bookmarkStart w:id="391" w:name="_Toc54165675"/>
      <w:bookmarkStart w:id="392" w:name="_Toc54169333"/>
      <w:bookmarkStart w:id="393" w:name="_Toc96347439"/>
      <w:bookmarkStart w:id="394" w:name="_Toc96357723"/>
      <w:bookmarkStart w:id="395" w:name="_Toc96491866"/>
      <w:bookmarkStart w:id="396" w:name="_Toc411603107"/>
      <w:bookmarkEnd w:id="137"/>
      <w:r w:rsidRPr="00EA1995">
        <w:t>proposta</w:t>
      </w:r>
    </w:p>
    <w:p w14:paraId="1C86DB9D" w14:textId="75D3E92C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 xml:space="preserve">e a metodologia de desenvolvimento que será utilizada. Também serão mostrados os principais Requisitos Funcionais (RF), os Requisitos Não Funcionais </w:t>
      </w:r>
      <w:ins w:id="397" w:author="Dalton Solano dos Reis" w:date="2023-11-06T09:56:00Z">
        <w:r w:rsidR="00597A51">
          <w:t>(</w:t>
        </w:r>
        <w:proofErr w:type="spellStart"/>
        <w:r w:rsidR="00597A51">
          <w:t>RNFs</w:t>
        </w:r>
        <w:proofErr w:type="spellEnd"/>
        <w:r w:rsidR="00597A51">
          <w:t xml:space="preserve">) </w:t>
        </w:r>
      </w:ins>
      <w:del w:id="398" w:author="Dalton Solano dos Reis" w:date="2023-11-06T09:14:00Z">
        <w:r w:rsidR="00223B1C" w:rsidDel="00EB1701">
          <w:delText>e também</w:delText>
        </w:r>
      </w:del>
      <w:ins w:id="399" w:author="Dalton Solano dos Reis" w:date="2023-11-06T09:14:00Z">
        <w:r w:rsidR="00EB1701">
          <w:t>e</w:t>
        </w:r>
      </w:ins>
      <w:r w:rsidR="00223B1C">
        <w:t xml:space="preserve"> será </w:t>
      </w:r>
      <w:del w:id="400" w:author="Dalton Solano dos Reis" w:date="2023-11-06T09:57:00Z">
        <w:r w:rsidR="00223B1C" w:rsidDel="00597A51">
          <w:delText xml:space="preserve">relatado </w:delText>
        </w:r>
      </w:del>
      <w:ins w:id="401" w:author="Dalton Solano dos Reis" w:date="2023-11-06T09:57:00Z">
        <w:r w:rsidR="00597A51">
          <w:t>demonstrado</w:t>
        </w:r>
        <w:r w:rsidR="00597A51">
          <w:t xml:space="preserve"> </w:t>
        </w:r>
      </w:ins>
      <w:r w:rsidR="00223B1C">
        <w:t>um cronograma planejado para o desenvolvimento do projeto.</w:t>
      </w:r>
    </w:p>
    <w:p w14:paraId="62F25ABA" w14:textId="77777777" w:rsidR="00451B94" w:rsidRPr="00EA1995" w:rsidRDefault="00451B94" w:rsidP="00597A51">
      <w:pPr>
        <w:pStyle w:val="Ttulo2"/>
      </w:pPr>
      <w:bookmarkStart w:id="402" w:name="_Toc54164915"/>
      <w:bookmarkStart w:id="403" w:name="_Toc54165669"/>
      <w:bookmarkStart w:id="404" w:name="_Toc54169327"/>
      <w:bookmarkStart w:id="405" w:name="_Toc96347433"/>
      <w:bookmarkStart w:id="406" w:name="_Toc96357717"/>
      <w:bookmarkStart w:id="407" w:name="_Toc96491860"/>
      <w:bookmarkStart w:id="408" w:name="_Toc351015594"/>
      <w:r w:rsidRPr="00EA1995">
        <w:t>JUSTIFICATIVA</w:t>
      </w:r>
    </w:p>
    <w:p w14:paraId="00942DAA" w14:textId="7F1100C9" w:rsidR="00163CFB" w:rsidRPr="002E18F5" w:rsidRDefault="00CF2196" w:rsidP="000C3498">
      <w:pPr>
        <w:pStyle w:val="TF-TEXTO"/>
      </w:pPr>
      <w:r>
        <w:t xml:space="preserve">O </w:t>
      </w:r>
      <w:r w:rsidR="00F36934">
        <w:t>Q</w:t>
      </w:r>
      <w:r>
        <w:t xml:space="preserve">uadro </w:t>
      </w:r>
      <w:r w:rsidR="00F36934">
        <w:t xml:space="preserve">1 </w:t>
      </w:r>
      <w:r>
        <w:t>apresenta um comparativo entre os trabalhos correlatos. As linhas são as características e as colunas os trabalhos.</w:t>
      </w:r>
    </w:p>
    <w:p w14:paraId="72A23E67" w14:textId="51E20CD0" w:rsidR="006B0760" w:rsidRPr="002E18F5" w:rsidRDefault="006B0760" w:rsidP="006B0760">
      <w:pPr>
        <w:pStyle w:val="TF-LEGENDA"/>
      </w:pPr>
      <w:bookmarkStart w:id="409" w:name="_Ref52025161"/>
      <w:r w:rsidRPr="002E18F5">
        <w:t xml:space="preserve">Quadro </w:t>
      </w:r>
      <w:bookmarkEnd w:id="409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45"/>
        <w:gridCol w:w="1730"/>
        <w:gridCol w:w="1730"/>
        <w:gridCol w:w="1843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&#13;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1365D137" w:rsidR="006B0760" w:rsidRPr="002E18F5" w:rsidRDefault="00621B90" w:rsidP="00802D0F">
            <w:pPr>
              <w:pStyle w:val="TF-TEXTOQUADRO"/>
              <w:jc w:val="center"/>
            </w:pPr>
            <w:proofErr w:type="spellStart"/>
            <w:ins w:id="410" w:author="Dalton Solano dos Reis" w:date="2023-11-06T09:46:00Z">
              <w:r w:rsidRPr="00621B90">
                <w:t>Buzzi</w:t>
              </w:r>
              <w:proofErr w:type="spellEnd"/>
              <w:r w:rsidRPr="00621B90">
                <w:t xml:space="preserve"> (2018</w:t>
              </w:r>
            </w:ins>
            <w:del w:id="411" w:author="Dalton Solano dos Reis" w:date="2023-11-06T09:46:00Z">
              <w:r w:rsidR="006B0760" w:rsidRPr="002E18F5" w:rsidDel="00621B90">
                <w:delText>Correlato 01</w:delText>
              </w:r>
            </w:del>
            <w:ins w:id="412" w:author="Dalton Solano dos Reis" w:date="2023-11-06T09:46:00Z">
              <w:r>
                <w:t>)</w:t>
              </w:r>
            </w:ins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07AFDD41" w:rsidR="006B0760" w:rsidRPr="002E18F5" w:rsidRDefault="00621B90" w:rsidP="00802D0F">
            <w:pPr>
              <w:pStyle w:val="TF-TEXTOQUADRO"/>
              <w:jc w:val="center"/>
            </w:pPr>
            <w:ins w:id="413" w:author="Dalton Solano dos Reis" w:date="2023-11-06T09:46:00Z">
              <w:r w:rsidRPr="00621B90">
                <w:t>Alves (2014</w:t>
              </w:r>
            </w:ins>
            <w:del w:id="414" w:author="Dalton Solano dos Reis" w:date="2023-11-06T09:47:00Z">
              <w:r w:rsidR="006B0760" w:rsidRPr="002E18F5" w:rsidDel="00621B90">
                <w:delText>Correlato 02</w:delText>
              </w:r>
            </w:del>
            <w:ins w:id="415" w:author="Dalton Solano dos Reis" w:date="2023-11-06T09:47:00Z">
              <w:r>
                <w:t>)</w:t>
              </w:r>
            </w:ins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43E5451C" w:rsidR="006B0760" w:rsidRPr="002E18F5" w:rsidRDefault="00621B90" w:rsidP="00802D0F">
            <w:pPr>
              <w:pStyle w:val="TF-TEXTOQUADRO"/>
              <w:jc w:val="center"/>
            </w:pPr>
            <w:ins w:id="416" w:author="Dalton Solano dos Reis" w:date="2023-11-06T09:47:00Z">
              <w:r w:rsidRPr="00621B90">
                <w:t>Yang et al. (2016</w:t>
              </w:r>
            </w:ins>
            <w:del w:id="417" w:author="Dalton Solano dos Reis" w:date="2023-11-06T09:47:00Z">
              <w:r w:rsidR="006B0760" w:rsidRPr="002E18F5" w:rsidDel="00621B90">
                <w:delText>Correlato 03</w:delText>
              </w:r>
            </w:del>
            <w:ins w:id="418" w:author="Dalton Solano dos Reis" w:date="2023-11-06T09:47:00Z">
              <w:r>
                <w:t>)</w:t>
              </w:r>
            </w:ins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758C17ED" w:rsidR="006B0760" w:rsidRPr="002E18F5" w:rsidRDefault="00163CFB" w:rsidP="00FB07B7">
            <w:pPr>
              <w:pStyle w:val="TF-TEXTOQUADRO"/>
            </w:pPr>
            <w:del w:id="419" w:author="Dalton Solano dos Reis" w:date="2023-11-06T09:15:00Z">
              <w:r w:rsidRPr="002E18F5" w:rsidDel="00EB1701">
                <w:delText>Utiliza C# como l</w:delText>
              </w:r>
            </w:del>
            <w:ins w:id="420" w:author="Dalton Solano dos Reis" w:date="2023-11-06T09:15:00Z">
              <w:r w:rsidR="00EB1701">
                <w:t>L</w:t>
              </w:r>
            </w:ins>
            <w:r w:rsidRPr="002E18F5">
              <w:t>inguagem de programação</w:t>
            </w:r>
            <w:ins w:id="421" w:author="Dalton Solano dos Reis" w:date="2023-11-06T09:15:00Z">
              <w:r w:rsidR="00EB1701">
                <w:t xml:space="preserve"> C#</w:t>
              </w:r>
            </w:ins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16EC0822" w:rsidR="006B0760" w:rsidRPr="002E18F5" w:rsidRDefault="00163CFB" w:rsidP="00FB07B7">
            <w:pPr>
              <w:pStyle w:val="TF-TEXTOQUADRO"/>
            </w:pPr>
            <w:r w:rsidRPr="002E18F5">
              <w:t xml:space="preserve">Utiliza </w:t>
            </w:r>
            <w:ins w:id="422" w:author="Dalton Solano dos Reis" w:date="2023-11-06T09:57:00Z">
              <w:r w:rsidR="00597A51">
                <w:t xml:space="preserve">motor de jogos </w:t>
              </w:r>
            </w:ins>
            <w:r w:rsidRPr="002E18F5">
              <w:t>Unity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69426792" w:rsidR="006B0760" w:rsidRPr="002E18F5" w:rsidRDefault="003E48C5" w:rsidP="00FB07B7">
            <w:pPr>
              <w:pStyle w:val="TF-TEXTOQUADRO"/>
            </w:pPr>
            <w:r>
              <w:t xml:space="preserve">Preço acessível para </w:t>
            </w:r>
            <w:ins w:id="423" w:author="Dalton Solano dos Reis" w:date="2023-11-06T09:57:00Z">
              <w:r w:rsidR="00C83A8C">
                <w:t xml:space="preserve">o </w:t>
              </w:r>
            </w:ins>
            <w:r>
              <w:t>consumidor</w:t>
            </w:r>
            <w:del w:id="424" w:author="Dalton Solano dos Reis" w:date="2023-11-06T09:57:00Z">
              <w:r w:rsidDel="00C83A8C">
                <w:delText xml:space="preserve"> físico</w:delText>
              </w:r>
            </w:del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293D63CB" w14:textId="29970BFA" w:rsidR="00980C0E" w:rsidRDefault="00D7661B" w:rsidP="000C3498">
      <w:pPr>
        <w:pStyle w:val="TF-TEXTO"/>
      </w:pPr>
      <w:r w:rsidRPr="00CF2196">
        <w:lastRenderedPageBreak/>
        <w:t xml:space="preserve">A partir do Quadro 1 </w:t>
      </w:r>
      <w:ins w:id="425" w:author="Dalton Solano dos Reis" w:date="2023-11-06T09:57:00Z">
        <w:r w:rsidR="00C83A8C">
          <w:t xml:space="preserve">se pode </w:t>
        </w:r>
      </w:ins>
      <w:del w:id="426" w:author="Dalton Solano dos Reis" w:date="2023-11-06T09:58:00Z">
        <w:r w:rsidRPr="00CF2196" w:rsidDel="00C83A8C">
          <w:delText xml:space="preserve">podemos </w:delText>
        </w:r>
      </w:del>
      <w:r w:rsidRPr="00CF2196">
        <w:t>perceber que todos</w:t>
      </w:r>
      <w:r w:rsidR="00223B1C">
        <w:t xml:space="preserve"> os trabalhos correlatos</w:t>
      </w:r>
      <w:r w:rsidRPr="00CF2196">
        <w:t xml:space="preserve"> utilizam tanto </w:t>
      </w:r>
      <w:ins w:id="427" w:author="Dalton Solano dos Reis" w:date="2023-11-06T09:58:00Z">
        <w:r w:rsidR="00C83A8C">
          <w:t xml:space="preserve">motor de jogos </w:t>
        </w:r>
      </w:ins>
      <w:r w:rsidRPr="00CF2196">
        <w:t>Unity</w:t>
      </w:r>
      <w:del w:id="428" w:author="Dalton Solano dos Reis" w:date="2023-11-06T09:58:00Z">
        <w:r w:rsidR="00223B1C" w:rsidDel="00C83A8C">
          <w:delText xml:space="preserve"> </w:delText>
        </w:r>
        <w:r w:rsidRPr="00CF2196" w:rsidDel="00C83A8C">
          <w:delText>(motor de desenvolvimento gráfico</w:delText>
        </w:r>
        <w:r w:rsidR="00D7034F" w:rsidRPr="00CF2196" w:rsidDel="00C83A8C">
          <w:delText xml:space="preserve"> para jogos</w:delText>
        </w:r>
        <w:r w:rsidRPr="00CF2196" w:rsidDel="00C83A8C">
          <w:delText>)</w:delText>
        </w:r>
      </w:del>
      <w:r w:rsidRPr="00CF2196">
        <w:t xml:space="preserve">, quanto </w:t>
      </w:r>
      <w:ins w:id="429" w:author="Dalton Solano dos Reis" w:date="2023-11-06T09:58:00Z">
        <w:r w:rsidR="00C83A8C">
          <w:t xml:space="preserve">a linguagem de programação </w:t>
        </w:r>
      </w:ins>
      <w:r w:rsidRPr="00CF2196">
        <w:t>C#</w:t>
      </w:r>
      <w:del w:id="430" w:author="Dalton Solano dos Reis" w:date="2023-11-06T09:58:00Z">
        <w:r w:rsidR="00223B1C" w:rsidDel="00C83A8C">
          <w:delText xml:space="preserve"> </w:delText>
        </w:r>
        <w:r w:rsidRPr="00CF2196" w:rsidDel="00C83A8C">
          <w:delText>(linguagem de programação)</w:delText>
        </w:r>
      </w:del>
      <w:r w:rsidR="00980C0E">
        <w:t>.</w:t>
      </w:r>
      <w:r w:rsidR="00223B1C">
        <w:t xml:space="preserve"> </w:t>
      </w:r>
      <w:r w:rsidR="00980C0E">
        <w:t>Apesar de todos os trabalhos contarem com o desenvolvimento em</w:t>
      </w:r>
      <w:ins w:id="431" w:author="Dalton Solano dos Reis" w:date="2023-11-06T09:58:00Z">
        <w:r w:rsidR="00C83A8C">
          <w:t xml:space="preserve"> </w:t>
        </w:r>
      </w:ins>
      <w:del w:id="432" w:author="Dalton Solano dos Reis" w:date="2023-11-06T09:58:00Z">
        <w:r w:rsidR="00980C0E" w:rsidDel="00C83A8C">
          <w:delText xml:space="preserve"> C# e </w:delText>
        </w:r>
      </w:del>
      <w:r w:rsidR="00980C0E">
        <w:t>Unity</w:t>
      </w:r>
      <w:ins w:id="433" w:author="Dalton Solano dos Reis" w:date="2023-11-06T09:58:00Z">
        <w:r w:rsidR="00C83A8C">
          <w:t xml:space="preserve"> e C#</w:t>
        </w:r>
      </w:ins>
      <w:r w:rsidR="00980C0E">
        <w:t>, a</w:t>
      </w:r>
      <w:r w:rsidR="00421F2D" w:rsidRPr="00CF2196">
        <w:t xml:space="preserve">penas o trabalho do </w:t>
      </w:r>
      <w:proofErr w:type="spellStart"/>
      <w:r w:rsidR="00223B1C">
        <w:t>Buzzi</w:t>
      </w:r>
      <w:proofErr w:type="spellEnd"/>
      <w:r w:rsidR="00223B1C">
        <w:t xml:space="preserve"> </w:t>
      </w:r>
      <w:r w:rsidR="00980C0E">
        <w:t>(2018)</w:t>
      </w:r>
      <w:r w:rsidR="00421F2D" w:rsidRPr="00CF2196">
        <w:t xml:space="preserve"> </w:t>
      </w:r>
      <w:r w:rsidR="00223B1C">
        <w:t>tem foco n</w:t>
      </w:r>
      <w:r w:rsidR="00421F2D" w:rsidRPr="00CF2196">
        <w:t>as</w:t>
      </w:r>
      <w:r w:rsidR="00980C0E">
        <w:t xml:space="preserve"> </w:t>
      </w:r>
      <w:r w:rsidR="00421F2D" w:rsidRPr="00CF2196">
        <w:t xml:space="preserve">leis de </w:t>
      </w:r>
      <w:r w:rsidR="00182FD9" w:rsidRPr="00CF2196">
        <w:t>trânsito</w:t>
      </w:r>
      <w:r w:rsidR="00223B1C">
        <w:t xml:space="preserve">, enquanto os outros dois são mais voltados </w:t>
      </w:r>
      <w:ins w:id="434" w:author="Dalton Solano dos Reis" w:date="2023-11-06T09:59:00Z">
        <w:r w:rsidR="00C83A8C">
          <w:t>a um simulador de trânsito</w:t>
        </w:r>
      </w:ins>
      <w:del w:id="435" w:author="Dalton Solano dos Reis" w:date="2023-11-06T09:59:00Z">
        <w:r w:rsidR="00223B1C" w:rsidDel="00C83A8C">
          <w:delText>para a jogabilidade</w:delText>
        </w:r>
      </w:del>
      <w:r w:rsidR="00D7034F" w:rsidRPr="00CF2196">
        <w:t xml:space="preserve">. </w:t>
      </w:r>
    </w:p>
    <w:p w14:paraId="04ED310E" w14:textId="5F3BBEB0" w:rsidR="00182FD9" w:rsidRPr="00182FD9" w:rsidRDefault="00182FD9" w:rsidP="000C3498">
      <w:pPr>
        <w:pStyle w:val="TF-TEXTO"/>
      </w:pPr>
      <w:r>
        <w:tab/>
      </w:r>
      <w:r w:rsidRPr="00182FD9">
        <w:t xml:space="preserve">O </w:t>
      </w:r>
      <w:r>
        <w:t xml:space="preserve">aplicativo do </w:t>
      </w:r>
      <w:proofErr w:type="spellStart"/>
      <w:r>
        <w:t>Buzzi</w:t>
      </w:r>
      <w:proofErr w:type="spellEnd"/>
      <w:r>
        <w:t xml:space="preserve"> (2018) tem foco na educação do trânsito, enquanto </w:t>
      </w:r>
      <w:del w:id="436" w:author="Dalton Solano dos Reis" w:date="2023-11-06T09:59:00Z">
        <w:r w:rsidDel="00C83A8C">
          <w:delText>o mesmo</w:delText>
        </w:r>
      </w:del>
      <w:ins w:id="437" w:author="Dalton Solano dos Reis" w:date="2023-11-06T09:59:00Z">
        <w:r w:rsidR="00C83A8C">
          <w:t>ele</w:t>
        </w:r>
      </w:ins>
      <w:r>
        <w:t xml:space="preserve"> focou mais em um aprendizado </w:t>
      </w:r>
      <w:proofErr w:type="spellStart"/>
      <w:r>
        <w:t>gamificado</w:t>
      </w:r>
      <w:proofErr w:type="spellEnd"/>
      <w:r w:rsidR="003E48C5">
        <w:t xml:space="preserve">, além de não ter custo adicional com hardware, pois não precisa de volante, pedais e outros equipamentos. De acordo com </w:t>
      </w:r>
      <w:proofErr w:type="spellStart"/>
      <w:r w:rsidR="003E48C5">
        <w:t>Buzzi</w:t>
      </w:r>
      <w:proofErr w:type="spellEnd"/>
      <w:r w:rsidR="003E48C5">
        <w:t xml:space="preserve"> (2018) o aplicativo também considera a vida do automóvel e da gasolina e caso elas zerem, o usuário perde o jogo.</w:t>
      </w:r>
    </w:p>
    <w:p w14:paraId="4CEE3075" w14:textId="4869048B" w:rsidR="00980C0E" w:rsidRDefault="00D7034F" w:rsidP="000C3498">
      <w:pPr>
        <w:pStyle w:val="TF-TEXTO"/>
      </w:pPr>
      <w:r w:rsidRPr="00CF2196">
        <w:t xml:space="preserve">O </w:t>
      </w:r>
      <w:r w:rsidR="00182FD9">
        <w:t>projeto</w:t>
      </w:r>
      <w:r w:rsidRPr="00CF2196">
        <w:t xml:space="preserve"> da </w:t>
      </w:r>
      <w:r w:rsidR="00182FD9">
        <w:t xml:space="preserve">Alvez </w:t>
      </w:r>
      <w:r w:rsidR="00980C0E">
        <w:t>(2014)</w:t>
      </w:r>
      <w:r w:rsidRPr="00CF2196">
        <w:t xml:space="preserve"> busca testar e ver qual a diferença de um simulador de baixo custo para um de médio custo</w:t>
      </w:r>
      <w:ins w:id="438" w:author="Dalton Solano dos Reis" w:date="2023-11-06T10:01:00Z">
        <w:r w:rsidR="00C83A8C">
          <w:t xml:space="preserve">. No caso do simulador de baixo custo </w:t>
        </w:r>
      </w:ins>
      <w:del w:id="439" w:author="Dalton Solano dos Reis" w:date="2023-11-06T10:01:00Z">
        <w:r w:rsidRPr="00CF2196" w:rsidDel="00C83A8C">
          <w:delText xml:space="preserve">, </w:delText>
        </w:r>
      </w:del>
      <w:r w:rsidRPr="00CF2196">
        <w:t>utiliz</w:t>
      </w:r>
      <w:del w:id="440" w:author="Dalton Solano dos Reis" w:date="2023-11-06T10:01:00Z">
        <w:r w:rsidRPr="00CF2196" w:rsidDel="00C83A8C">
          <w:delText>ando</w:delText>
        </w:r>
      </w:del>
      <w:ins w:id="441" w:author="Dalton Solano dos Reis" w:date="2023-11-06T10:01:00Z">
        <w:r w:rsidR="00C83A8C">
          <w:t>ou</w:t>
        </w:r>
      </w:ins>
      <w:r w:rsidRPr="00CF2196">
        <w:t xml:space="preserve"> </w:t>
      </w:r>
      <w:del w:id="442" w:author="Dalton Solano dos Reis" w:date="2023-11-06T10:00:00Z">
        <w:r w:rsidRPr="00CF2196" w:rsidDel="00C83A8C">
          <w:delText xml:space="preserve">uma forma de comando através de um hardware, onde </w:delText>
        </w:r>
        <w:r w:rsidR="00182FD9" w:rsidDel="00C83A8C">
          <w:delText xml:space="preserve">Alvez (2014) </w:delText>
        </w:r>
        <w:r w:rsidRPr="00CF2196" w:rsidDel="00C83A8C">
          <w:delText>utiliz</w:delText>
        </w:r>
        <w:r w:rsidR="00182FD9" w:rsidDel="00C83A8C">
          <w:delText>a</w:delText>
        </w:r>
        <w:r w:rsidRPr="00CF2196" w:rsidDel="00C83A8C">
          <w:delText xml:space="preserve"> </w:delText>
        </w:r>
      </w:del>
      <w:r w:rsidRPr="00CF2196">
        <w:t>um volante</w:t>
      </w:r>
      <w:ins w:id="443" w:author="Dalton Solano dos Reis" w:date="2023-11-06T10:00:00Z">
        <w:r w:rsidR="00C83A8C">
          <w:t xml:space="preserve"> acoplado a um computador</w:t>
        </w:r>
      </w:ins>
      <w:ins w:id="444" w:author="Dalton Solano dos Reis" w:date="2023-11-06T10:01:00Z">
        <w:r w:rsidR="00C83A8C">
          <w:t xml:space="preserve">. Já, no simulador de </w:t>
        </w:r>
      </w:ins>
      <w:ins w:id="445" w:author="Dalton Solano dos Reis" w:date="2023-11-06T10:02:00Z">
        <w:r w:rsidR="00C83A8C">
          <w:t>médio</w:t>
        </w:r>
      </w:ins>
      <w:ins w:id="446" w:author="Dalton Solano dos Reis" w:date="2023-11-06T10:01:00Z">
        <w:r w:rsidR="00C83A8C">
          <w:t xml:space="preserve"> custo, </w:t>
        </w:r>
      </w:ins>
      <w:del w:id="447" w:author="Dalton Solano dos Reis" w:date="2023-11-06T10:01:00Z">
        <w:r w:rsidR="00182FD9" w:rsidDel="00C83A8C">
          <w:delText>,</w:delText>
        </w:r>
        <w:r w:rsidRPr="00CF2196" w:rsidDel="00C83A8C">
          <w:delText xml:space="preserve"> e até </w:delText>
        </w:r>
      </w:del>
      <w:ins w:id="448" w:author="Dalton Solano dos Reis" w:date="2023-11-06T10:01:00Z">
        <w:r w:rsidR="00C83A8C">
          <w:t xml:space="preserve">utilizou </w:t>
        </w:r>
      </w:ins>
      <w:r w:rsidRPr="00CF2196">
        <w:t xml:space="preserve">um protótipo de um carro real </w:t>
      </w:r>
      <w:ins w:id="449" w:author="Dalton Solano dos Reis" w:date="2023-11-06T10:02:00Z">
        <w:r w:rsidR="00C83A8C">
          <w:t>(</w:t>
        </w:r>
      </w:ins>
      <w:del w:id="450" w:author="Dalton Solano dos Reis" w:date="2023-11-06T10:02:00Z">
        <w:r w:rsidRPr="00CF2196" w:rsidDel="00C83A8C">
          <w:delText>no simulador de médio custo</w:delText>
        </w:r>
        <w:r w:rsidR="00CF2196" w:rsidDel="00C83A8C">
          <w:delText xml:space="preserve"> e </w:delText>
        </w:r>
        <w:r w:rsidR="00182FD9" w:rsidDel="00C83A8C">
          <w:delText xml:space="preserve">visto </w:delText>
        </w:r>
        <w:r w:rsidR="00CF2196" w:rsidDel="00C83A8C">
          <w:delText xml:space="preserve">que um </w:delText>
        </w:r>
        <w:r w:rsidR="00182FD9" w:rsidDel="00C83A8C">
          <w:delText xml:space="preserve">aplicativo </w:delText>
        </w:r>
        <w:r w:rsidR="00CF2196" w:rsidDel="00C83A8C">
          <w:delText xml:space="preserve">com o uso de um volante teria um custo muito </w:delText>
        </w:r>
        <w:r w:rsidR="00182FD9" w:rsidDel="00C83A8C">
          <w:delText xml:space="preserve">alto, mesmo sendo um de baixo custo, que de acordo com a </w:delText>
        </w:r>
      </w:del>
      <w:r w:rsidR="00C83A8C">
        <w:t>ALVEZ</w:t>
      </w:r>
      <w:del w:id="451" w:author="Dalton Solano dos Reis" w:date="2023-11-06T10:02:00Z">
        <w:r w:rsidR="00182FD9" w:rsidDel="00C83A8C">
          <w:delText xml:space="preserve"> (</w:delText>
        </w:r>
      </w:del>
      <w:ins w:id="452" w:author="Dalton Solano dos Reis" w:date="2023-11-06T10:02:00Z">
        <w:r w:rsidR="00C83A8C">
          <w:t xml:space="preserve">, </w:t>
        </w:r>
      </w:ins>
      <w:r w:rsidR="00182FD9">
        <w:t>2014)</w:t>
      </w:r>
      <w:del w:id="453" w:author="Dalton Solano dos Reis" w:date="2023-11-06T10:02:00Z">
        <w:r w:rsidR="00182FD9" w:rsidDel="00C83A8C">
          <w:delText xml:space="preserve"> seria um G27, que já deixa o projeto muito mais caro</w:delText>
        </w:r>
      </w:del>
      <w:r w:rsidR="00182FD9">
        <w:t>.</w:t>
      </w:r>
    </w:p>
    <w:p w14:paraId="7AD9E5D4" w14:textId="0CDC3FD8" w:rsidR="00CF2196" w:rsidRDefault="00CF2196" w:rsidP="000C3498">
      <w:pPr>
        <w:pStyle w:val="TF-TEXTO"/>
      </w:pPr>
      <w:r>
        <w:t xml:space="preserve">Já no trabalho do Yang </w:t>
      </w:r>
      <w:r w:rsidRPr="00170981">
        <w:rPr>
          <w:i/>
          <w:iCs/>
        </w:rPr>
        <w:t>et</w:t>
      </w:r>
      <w:del w:id="454" w:author="Dalton Solano dos Reis" w:date="2023-11-06T08:52:00Z">
        <w:r w:rsidRPr="00170981" w:rsidDel="000D40C2">
          <w:rPr>
            <w:i/>
            <w:iCs/>
          </w:rPr>
          <w:delText>.</w:delText>
        </w:r>
      </w:del>
      <w:r w:rsidRPr="00170981">
        <w:rPr>
          <w:i/>
          <w:iCs/>
        </w:rPr>
        <w:t xml:space="preserve"> </w:t>
      </w:r>
      <w:r w:rsidR="00170981" w:rsidRPr="00170981">
        <w:rPr>
          <w:i/>
          <w:iCs/>
        </w:rPr>
        <w:t>a</w:t>
      </w:r>
      <w:r w:rsidRPr="00170981">
        <w:rPr>
          <w:i/>
          <w:iCs/>
        </w:rPr>
        <w:t>l</w:t>
      </w:r>
      <w:ins w:id="455" w:author="Dalton Solano dos Reis" w:date="2023-11-06T08:52:00Z">
        <w:r w:rsidR="000D40C2">
          <w:rPr>
            <w:i/>
            <w:iCs/>
          </w:rPr>
          <w:t>.</w:t>
        </w:r>
      </w:ins>
      <w:r w:rsidR="003E48C5">
        <w:t xml:space="preserve"> </w:t>
      </w:r>
      <w:r w:rsidR="00980C0E">
        <w:t>(2016)</w:t>
      </w:r>
      <w:r>
        <w:t>, segue a mesma ideia de fazer um simulador utilizando um volante e pedais</w:t>
      </w:r>
      <w:ins w:id="456" w:author="Dalton Solano dos Reis" w:date="2023-11-06T10:04:00Z">
        <w:r w:rsidR="00C83A8C">
          <w:t xml:space="preserve"> apresentado por </w:t>
        </w:r>
        <w:proofErr w:type="spellStart"/>
        <w:r w:rsidR="00C83A8C">
          <w:t>Alvez</w:t>
        </w:r>
        <w:proofErr w:type="spellEnd"/>
        <w:r w:rsidR="00C83A8C">
          <w:t xml:space="preserve"> (2014</w:t>
        </w:r>
        <w:r w:rsidR="00C83A8C">
          <w:t>) no simulador de baixo custo</w:t>
        </w:r>
      </w:ins>
      <w:r w:rsidR="00980C0E">
        <w:t xml:space="preserve">. </w:t>
      </w:r>
      <w:del w:id="457" w:author="Dalton Solano dos Reis" w:date="2023-11-06T10:05:00Z">
        <w:r w:rsidR="00980C0E" w:rsidDel="00C83A8C">
          <w:delText>Apesar de todos os hardwares disponíveis, ainda</w:delText>
        </w:r>
        <w:r w:rsidDel="00C83A8C">
          <w:delText xml:space="preserve"> aumentou a imersão, ao </w:delText>
        </w:r>
      </w:del>
      <w:ins w:id="458" w:author="Dalton Solano dos Reis" w:date="2023-11-06T10:05:00Z">
        <w:r w:rsidR="00C83A8C">
          <w:t xml:space="preserve">Neste projeto se </w:t>
        </w:r>
      </w:ins>
      <w:r>
        <w:t>utiliz</w:t>
      </w:r>
      <w:ins w:id="459" w:author="Dalton Solano dos Reis" w:date="2023-11-06T10:05:00Z">
        <w:r w:rsidR="00C83A8C">
          <w:t>ou</w:t>
        </w:r>
      </w:ins>
      <w:del w:id="460" w:author="Dalton Solano dos Reis" w:date="2023-11-06T10:05:00Z">
        <w:r w:rsidDel="00C83A8C">
          <w:delText>ar</w:delText>
        </w:r>
      </w:del>
      <w:r>
        <w:t xml:space="preserve"> um</w:t>
      </w:r>
      <w:r w:rsidR="00D70DE6">
        <w:t xml:space="preserve"> </w:t>
      </w:r>
      <w:ins w:id="461" w:author="Dalton Solano dos Reis" w:date="2023-11-06T10:04:00Z">
        <w:r w:rsidR="00C83A8C">
          <w:t xml:space="preserve">rastreador </w:t>
        </w:r>
      </w:ins>
      <w:proofErr w:type="spellStart"/>
      <w:r>
        <w:t>Xtion</w:t>
      </w:r>
      <w:proofErr w:type="spellEnd"/>
      <w:ins w:id="462" w:author="Dalton Solano dos Reis" w:date="2023-11-06T10:05:00Z">
        <w:r w:rsidR="00C83A8C">
          <w:t xml:space="preserve"> </w:t>
        </w:r>
      </w:ins>
      <w:del w:id="463" w:author="Dalton Solano dos Reis" w:date="2023-11-06T10:05:00Z">
        <w:r w:rsidDel="00C83A8C">
          <w:delText xml:space="preserve">, onde a mesma </w:delText>
        </w:r>
      </w:del>
      <w:ins w:id="464" w:author="Dalton Solano dos Reis" w:date="2023-11-06T10:05:00Z">
        <w:r w:rsidR="00C83A8C">
          <w:t xml:space="preserve">para </w:t>
        </w:r>
      </w:ins>
      <w:r>
        <w:t>capt</w:t>
      </w:r>
      <w:ins w:id="465" w:author="Dalton Solano dos Reis" w:date="2023-11-06T10:06:00Z">
        <w:r w:rsidR="00C83A8C">
          <w:t>ar</w:t>
        </w:r>
      </w:ins>
      <w:del w:id="466" w:author="Dalton Solano dos Reis" w:date="2023-11-06T10:05:00Z">
        <w:r w:rsidDel="00C83A8C">
          <w:delText>a</w:delText>
        </w:r>
      </w:del>
      <w:r>
        <w:t xml:space="preserve"> os movimentos da cabeça do condutor</w:t>
      </w:r>
      <w:ins w:id="467" w:author="Dalton Solano dos Reis" w:date="2023-11-06T10:06:00Z">
        <w:r w:rsidR="00C83A8C">
          <w:t xml:space="preserve">, e assim aumentar a imersão </w:t>
        </w:r>
      </w:ins>
      <w:ins w:id="468" w:author="Dalton Solano dos Reis" w:date="2023-11-06T10:08:00Z">
        <w:r w:rsidR="009E580A">
          <w:t>dele</w:t>
        </w:r>
      </w:ins>
      <w:r>
        <w:t>.</w:t>
      </w:r>
      <w:r w:rsidR="00980C0E">
        <w:t xml:space="preserve"> Tanto o trabalho de Yang </w:t>
      </w:r>
      <w:r w:rsidR="00980C0E" w:rsidRPr="00833053">
        <w:rPr>
          <w:i/>
          <w:iCs/>
        </w:rPr>
        <w:t>et</w:t>
      </w:r>
      <w:del w:id="469" w:author="Dalton Solano dos Reis" w:date="2023-11-06T08:52:00Z">
        <w:r w:rsidR="00833053" w:rsidRPr="00833053" w:rsidDel="000D40C2">
          <w:rPr>
            <w:i/>
            <w:iCs/>
          </w:rPr>
          <w:delText>.</w:delText>
        </w:r>
      </w:del>
      <w:r w:rsidR="00980C0E" w:rsidRPr="00833053">
        <w:rPr>
          <w:i/>
          <w:iCs/>
        </w:rPr>
        <w:t xml:space="preserve"> al</w:t>
      </w:r>
      <w:ins w:id="470" w:author="Dalton Solano dos Reis" w:date="2023-11-06T08:52:00Z">
        <w:r w:rsidR="000D40C2">
          <w:rPr>
            <w:i/>
            <w:iCs/>
          </w:rPr>
          <w:t>.</w:t>
        </w:r>
      </w:ins>
      <w:r w:rsidR="00BE51C0">
        <w:t xml:space="preserve"> </w:t>
      </w:r>
      <w:r w:rsidR="00980C0E">
        <w:t xml:space="preserve">(2016), quanto de </w:t>
      </w:r>
      <w:proofErr w:type="spellStart"/>
      <w:ins w:id="471" w:author="Dalton Solano dos Reis" w:date="2023-11-06T10:06:00Z">
        <w:r w:rsidR="00C83A8C">
          <w:t>Alvez</w:t>
        </w:r>
        <w:proofErr w:type="spellEnd"/>
        <w:r w:rsidR="00C83A8C">
          <w:t xml:space="preserve"> (2014</w:t>
        </w:r>
        <w:r w:rsidR="00C83A8C">
          <w:t xml:space="preserve">) </w:t>
        </w:r>
      </w:ins>
      <w:del w:id="472" w:author="Dalton Solano dos Reis" w:date="2023-11-06T10:06:00Z">
        <w:r w:rsidR="00980C0E" w:rsidDel="00C83A8C">
          <w:delText xml:space="preserve">patrícia </w:delText>
        </w:r>
      </w:del>
      <w:r w:rsidR="00980C0E">
        <w:t xml:space="preserve">acabam deixando um pouco de lado a parte de </w:t>
      </w:r>
      <w:del w:id="473" w:author="Dalton Solano dos Reis" w:date="2023-11-06T10:07:00Z">
        <w:r w:rsidR="00980C0E" w:rsidDel="00C83A8C">
          <w:delText xml:space="preserve">acessibilidade </w:delText>
        </w:r>
      </w:del>
      <w:ins w:id="474" w:author="Dalton Solano dos Reis" w:date="2023-11-06T10:07:00Z">
        <w:r w:rsidR="00C83A8C">
          <w:t>mobilidade</w:t>
        </w:r>
        <w:r w:rsidR="00C83A8C">
          <w:t xml:space="preserve"> </w:t>
        </w:r>
      </w:ins>
      <w:r w:rsidR="00980C0E">
        <w:t xml:space="preserve">ao trazer o </w:t>
      </w:r>
      <w:ins w:id="475" w:author="Dalton Solano dos Reis" w:date="2023-11-06T10:07:00Z">
        <w:r w:rsidR="00C83A8C">
          <w:t xml:space="preserve">um </w:t>
        </w:r>
      </w:ins>
      <w:r w:rsidR="00980C0E">
        <w:t>volante físico</w:t>
      </w:r>
      <w:ins w:id="476" w:author="Dalton Solano dos Reis" w:date="2023-11-06T10:07:00Z">
        <w:r w:rsidR="009E580A">
          <w:t xml:space="preserve">. Já </w:t>
        </w:r>
        <w:proofErr w:type="spellStart"/>
        <w:r w:rsidR="009E580A">
          <w:t>Buzzi</w:t>
        </w:r>
        <w:proofErr w:type="spellEnd"/>
        <w:r w:rsidR="009E580A">
          <w:t xml:space="preserve"> (2018</w:t>
        </w:r>
      </w:ins>
      <w:del w:id="477" w:author="Dalton Solano dos Reis" w:date="2023-11-06T10:07:00Z">
        <w:r w:rsidR="00980C0E" w:rsidDel="00C83A8C">
          <w:delText>, pois aumenta o custo a operação, já</w:delText>
        </w:r>
      </w:del>
      <w:del w:id="478" w:author="Dalton Solano dos Reis" w:date="2023-11-06T10:08:00Z">
        <w:r w:rsidR="00980C0E" w:rsidDel="009E580A">
          <w:delText xml:space="preserve"> Thiago</w:delText>
        </w:r>
        <w:r w:rsidR="00BE51C0" w:rsidDel="009E580A">
          <w:delText xml:space="preserve"> </w:delText>
        </w:r>
        <w:r w:rsidR="00980C0E" w:rsidDel="009E580A">
          <w:delText>(2018</w:delText>
        </w:r>
      </w:del>
      <w:r w:rsidR="00980C0E">
        <w:t>) opta por um ambiente totalmente virtual</w:t>
      </w:r>
      <w:ins w:id="479" w:author="Dalton Solano dos Reis" w:date="2023-11-06T10:08:00Z">
        <w:r w:rsidR="009E580A">
          <w:t>, usando realidade aumentada</w:t>
        </w:r>
      </w:ins>
      <w:r w:rsidR="00980C0E">
        <w:t>.</w:t>
      </w:r>
    </w:p>
    <w:p w14:paraId="2A87E917" w14:textId="27294E12" w:rsidR="00BF4A50" w:rsidRDefault="00BF4A50" w:rsidP="009E580A">
      <w:pPr>
        <w:pStyle w:val="TF-TEXTO"/>
      </w:pPr>
      <w:r w:rsidRPr="002E18F5">
        <w:t xml:space="preserve">Um </w:t>
      </w:r>
      <w:del w:id="480" w:author="Dalton Solano dos Reis" w:date="2023-11-06T10:08:00Z">
        <w:r w:rsidRPr="002E18F5" w:rsidDel="009E580A">
          <w:delText xml:space="preserve">grande </w:delText>
        </w:r>
      </w:del>
      <w:r w:rsidRPr="002E18F5">
        <w:t xml:space="preserve">diferencial do aplicativo </w:t>
      </w:r>
      <w:r w:rsidR="003E48C5">
        <w:t xml:space="preserve">do projeto do </w:t>
      </w:r>
      <w:proofErr w:type="spellStart"/>
      <w:r w:rsidR="003E48C5">
        <w:t>Buzzi</w:t>
      </w:r>
      <w:proofErr w:type="spellEnd"/>
      <w:r w:rsidR="003E48C5">
        <w:t xml:space="preserve"> (2018) </w:t>
      </w:r>
      <w:r w:rsidRPr="002E18F5">
        <w:t>para o</w:t>
      </w:r>
      <w:r w:rsidR="003E48C5">
        <w:t xml:space="preserve">s simuladores da Alves (2014) e do </w:t>
      </w:r>
      <w:ins w:id="481" w:author="Dalton Solano dos Reis" w:date="2023-11-06T10:08:00Z">
        <w:r w:rsidR="009E580A">
          <w:t xml:space="preserve">Yang </w:t>
        </w:r>
        <w:r w:rsidR="009E580A" w:rsidRPr="00170981">
          <w:rPr>
            <w:i/>
            <w:iCs/>
          </w:rPr>
          <w:t>et al</w:t>
        </w:r>
        <w:r w:rsidR="009E580A">
          <w:rPr>
            <w:i/>
            <w:iCs/>
          </w:rPr>
          <w:t>.</w:t>
        </w:r>
        <w:r w:rsidR="009E580A">
          <w:t xml:space="preserve"> (2016</w:t>
        </w:r>
        <w:r w:rsidR="009E580A">
          <w:t xml:space="preserve">) </w:t>
        </w:r>
      </w:ins>
      <w:del w:id="482" w:author="Dalton Solano dos Reis" w:date="2023-11-06T10:08:00Z">
        <w:r w:rsidR="003E48C5" w:rsidDel="009E580A">
          <w:delText xml:space="preserve">Yang </w:delText>
        </w:r>
        <w:r w:rsidR="003E48C5" w:rsidRPr="00170981" w:rsidDel="009E580A">
          <w:rPr>
            <w:i/>
            <w:iCs/>
          </w:rPr>
          <w:delText>et</w:delText>
        </w:r>
      </w:del>
      <w:del w:id="483" w:author="Dalton Solano dos Reis" w:date="2023-11-06T08:52:00Z">
        <w:r w:rsidR="003E48C5" w:rsidRPr="00170981" w:rsidDel="000D40C2">
          <w:rPr>
            <w:i/>
            <w:iCs/>
          </w:rPr>
          <w:delText>.</w:delText>
        </w:r>
      </w:del>
      <w:del w:id="484" w:author="Dalton Solano dos Reis" w:date="2023-11-06T10:08:00Z">
        <w:r w:rsidR="003E48C5" w:rsidRPr="00170981" w:rsidDel="009E580A">
          <w:rPr>
            <w:i/>
            <w:iCs/>
          </w:rPr>
          <w:delText xml:space="preserve"> </w:delText>
        </w:r>
        <w:r w:rsidR="00170981" w:rsidRPr="00170981" w:rsidDel="009E580A">
          <w:rPr>
            <w:i/>
            <w:iCs/>
          </w:rPr>
          <w:delText>a</w:delText>
        </w:r>
        <w:r w:rsidR="003E48C5" w:rsidRPr="00170981" w:rsidDel="009E580A">
          <w:rPr>
            <w:i/>
            <w:iCs/>
          </w:rPr>
          <w:delText>l</w:delText>
        </w:r>
        <w:r w:rsidRPr="002E18F5" w:rsidDel="009E580A">
          <w:delText xml:space="preserve"> </w:delText>
        </w:r>
      </w:del>
      <w:r w:rsidRPr="002E18F5">
        <w:t>é seu custo</w:t>
      </w:r>
      <w:r w:rsidR="00980C0E">
        <w:t>.</w:t>
      </w:r>
      <w:r w:rsidRPr="002E18F5">
        <w:t xml:space="preserve"> </w:t>
      </w:r>
      <w:r w:rsidR="00136700">
        <w:t xml:space="preserve">Enquanto para fazer o uso do simulador </w:t>
      </w:r>
      <w:del w:id="485" w:author="Dalton Solano dos Reis" w:date="2023-11-06T10:08:00Z">
        <w:r w:rsidR="00136700" w:rsidDel="009E580A">
          <w:delText xml:space="preserve">precisamos </w:delText>
        </w:r>
      </w:del>
      <w:ins w:id="486" w:author="Dalton Solano dos Reis" w:date="2023-11-06T10:08:00Z">
        <w:r w:rsidR="009E580A">
          <w:t>se precisa</w:t>
        </w:r>
        <w:r w:rsidR="009E580A">
          <w:t xml:space="preserve"> </w:t>
        </w:r>
      </w:ins>
      <w:r w:rsidR="00136700">
        <w:t xml:space="preserve">de um hardware específico, podendo variar de volantes, sensores </w:t>
      </w:r>
      <w:ins w:id="487" w:author="Dalton Solano dos Reis" w:date="2023-11-06T10:08:00Z">
        <w:r w:rsidR="009E580A">
          <w:t xml:space="preserve">de rastreamento </w:t>
        </w:r>
      </w:ins>
      <w:proofErr w:type="spellStart"/>
      <w:r w:rsidR="00136700">
        <w:t>Xtion</w:t>
      </w:r>
      <w:proofErr w:type="spellEnd"/>
      <w:ins w:id="488" w:author="Dalton Solano dos Reis" w:date="2023-11-06T10:09:00Z">
        <w:r w:rsidR="009E580A">
          <w:t>,</w:t>
        </w:r>
      </w:ins>
      <w:r w:rsidR="00136700">
        <w:t xml:space="preserve"> e até um protótipo de um carro real</w:t>
      </w:r>
      <w:r w:rsidR="003E48C5">
        <w:t xml:space="preserve">, </w:t>
      </w:r>
      <w:ins w:id="489" w:author="Dalton Solano dos Reis" w:date="2023-11-06T10:09:00Z">
        <w:r w:rsidR="009E580A">
          <w:t xml:space="preserve">o aplicativo desenvolvido por </w:t>
        </w:r>
        <w:proofErr w:type="spellStart"/>
        <w:r w:rsidR="009E580A">
          <w:t>Buzzi</w:t>
        </w:r>
        <w:proofErr w:type="spellEnd"/>
        <w:r w:rsidR="009E580A">
          <w:t xml:space="preserve"> (2018)</w:t>
        </w:r>
        <w:r w:rsidR="009E580A">
          <w:t xml:space="preserve"> só precisa de um smar</w:t>
        </w:r>
      </w:ins>
      <w:ins w:id="490" w:author="Dalton Solano dos Reis" w:date="2023-11-06T10:10:00Z">
        <w:r w:rsidR="009E580A">
          <w:t>tphone</w:t>
        </w:r>
      </w:ins>
      <w:del w:id="491" w:author="Dalton Solano dos Reis" w:date="2023-11-06T10:10:00Z">
        <w:r w:rsidR="003E48C5" w:rsidDel="009E580A">
          <w:delText>que foi o caso da Alves (2014) em seu simulador de médio custo</w:delText>
        </w:r>
        <w:r w:rsidR="00136700" w:rsidDel="009E580A">
          <w:delText>, que acabaram encarecendo e fazendo com que deixe de ser acessível ao público infantil. Já no caso do simulador será necessário um dispositivo Android que suporte o mesmo, sacrificando um pouco da imersão para assim atingir um publico maior</w:delText>
        </w:r>
      </w:del>
      <w:r w:rsidR="00136700">
        <w:t>.</w:t>
      </w:r>
    </w:p>
    <w:p w14:paraId="20480FF0" w14:textId="77777777" w:rsidR="009F3EE1" w:rsidRPr="00CA6DCD" w:rsidRDefault="009F3EE1" w:rsidP="00597A51">
      <w:pPr>
        <w:pStyle w:val="Ttulo2"/>
      </w:pPr>
      <w:r w:rsidRPr="00CA6DCD">
        <w:t>Requisitos principais do problema a ser trabalhado</w:t>
      </w:r>
    </w:p>
    <w:bookmarkEnd w:id="402"/>
    <w:bookmarkEnd w:id="403"/>
    <w:bookmarkEnd w:id="404"/>
    <w:bookmarkEnd w:id="405"/>
    <w:bookmarkEnd w:id="406"/>
    <w:bookmarkEnd w:id="407"/>
    <w:bookmarkEnd w:id="408"/>
    <w:p w14:paraId="6EAC9CB0" w14:textId="3B53ED42" w:rsidR="003A48D2" w:rsidRDefault="00C9584A" w:rsidP="00EA1995">
      <w:pPr>
        <w:pStyle w:val="TF-TEXTO"/>
      </w:pPr>
      <w:r>
        <w:t>A ferramenta a ser desenvolvida deverá:</w:t>
      </w:r>
    </w:p>
    <w:p w14:paraId="2453AA4E" w14:textId="3792E02F" w:rsidR="003A48D2" w:rsidRDefault="00621B90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colocar e tirar o cinto</w:t>
      </w:r>
      <w:r w:rsidR="00C9584A">
        <w:t xml:space="preserve"> (Requisito Funcional - RF);</w:t>
      </w:r>
    </w:p>
    <w:p w14:paraId="76444DA5" w14:textId="344D61D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a pilotar o carro livremente pela rua</w:t>
      </w:r>
      <w:r w:rsidR="00C9584A">
        <w:t xml:space="preserve"> (RF);</w:t>
      </w:r>
    </w:p>
    <w:p w14:paraId="359222E3" w14:textId="2C1F2078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492" w:author="Dalton Solano dos Reis" w:date="2023-11-06T09:47:00Z">
        <w:r>
          <w:t>m</w:t>
        </w:r>
      </w:ins>
      <w:del w:id="493" w:author="Dalton Solano dos Reis" w:date="2023-11-06T09:47:00Z">
        <w:r w:rsidR="003A48D2" w:rsidRPr="003A48D2" w:rsidDel="00597A51">
          <w:delText>M</w:delText>
        </w:r>
      </w:del>
      <w:r w:rsidR="003A48D2" w:rsidRPr="003A48D2">
        <w:t>ostra</w:t>
      </w:r>
      <w:ins w:id="494" w:author="Dalton Solano dos Reis" w:date="2023-11-06T10:12:00Z">
        <w:r w:rsidR="009E580A">
          <w:t>r</w:t>
        </w:r>
      </w:ins>
      <w:r w:rsidR="003A48D2" w:rsidRPr="003A48D2">
        <w:t xml:space="preserve"> mensagens avisando quando o usuário infringiu a alguma lei</w:t>
      </w:r>
      <w:r w:rsidR="00C9584A">
        <w:t xml:space="preserve"> </w:t>
      </w:r>
      <w:ins w:id="495" w:author="Dalton Solano dos Reis" w:date="2023-11-06T10:10:00Z">
        <w:r w:rsidR="009E580A">
          <w:t xml:space="preserve">de trânsito </w:t>
        </w:r>
      </w:ins>
      <w:r w:rsidR="00C9584A">
        <w:t>(RF);</w:t>
      </w:r>
    </w:p>
    <w:p w14:paraId="4FB9B919" w14:textId="4694EE58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496" w:author="Dalton Solano dos Reis" w:date="2023-11-06T09:47:00Z">
        <w:r>
          <w:t>r</w:t>
        </w:r>
      </w:ins>
      <w:del w:id="497" w:author="Dalton Solano dos Reis" w:date="2023-11-06T09:47:00Z">
        <w:r w:rsidR="003A48D2" w:rsidRPr="003A48D2" w:rsidDel="00597A51">
          <w:delText>R</w:delText>
        </w:r>
      </w:del>
      <w:r w:rsidR="003A48D2" w:rsidRPr="003A48D2">
        <w:t>etorna</w:t>
      </w:r>
      <w:ins w:id="498" w:author="Dalton Solano dos Reis" w:date="2023-11-06T10:12:00Z">
        <w:r w:rsidR="009E580A">
          <w:t>r</w:t>
        </w:r>
      </w:ins>
      <w:r w:rsidR="003A48D2" w:rsidRPr="003A48D2">
        <w:t xml:space="preserve"> uma relação de pontos para o usuário quando ele parar de jogar</w:t>
      </w:r>
      <w:r w:rsidR="00C9584A">
        <w:t xml:space="preserve"> (RF);</w:t>
      </w:r>
    </w:p>
    <w:p w14:paraId="60D816C5" w14:textId="26308F1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499" w:author="Dalton Solano dos Reis" w:date="2023-11-06T09:47:00Z">
        <w:r>
          <w:t>d</w:t>
        </w:r>
      </w:ins>
      <w:del w:id="500" w:author="Dalton Solano dos Reis" w:date="2023-11-06T09:47:00Z">
        <w:r w:rsidR="003A48D2" w:rsidRPr="003A48D2" w:rsidDel="00597A51">
          <w:delText>D</w:delText>
        </w:r>
      </w:del>
      <w:r w:rsidR="003A48D2" w:rsidRPr="003A48D2">
        <w:t>iminui</w:t>
      </w:r>
      <w:ins w:id="501" w:author="Dalton Solano dos Reis" w:date="2023-11-06T10:12:00Z">
        <w:r w:rsidR="009E580A">
          <w:t>r</w:t>
        </w:r>
      </w:ins>
      <w:r w:rsidR="003A48D2" w:rsidRPr="003A48D2">
        <w:t xml:space="preserve"> a barra de vida do automóvel conforme o usuário bate o carro</w:t>
      </w:r>
      <w:r w:rsidR="00C9584A">
        <w:t xml:space="preserve"> (RF);</w:t>
      </w:r>
    </w:p>
    <w:p w14:paraId="12D2CC8F" w14:textId="301A336A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502" w:author="Dalton Solano dos Reis" w:date="2023-11-06T09:47:00Z">
        <w:r>
          <w:t>p</w:t>
        </w:r>
      </w:ins>
      <w:del w:id="503" w:author="Dalton Solano dos Reis" w:date="2023-11-06T09:47:00Z">
        <w:r w:rsidR="003A48D2" w:rsidRPr="003A48D2" w:rsidDel="00597A51">
          <w:delText>P</w:delText>
        </w:r>
      </w:del>
      <w:r w:rsidR="003A48D2" w:rsidRPr="003A48D2">
        <w:t>ermitir o usuário acelerar e frear o carro em pedais dispostos na tela</w:t>
      </w:r>
      <w:r w:rsidR="00C9584A">
        <w:t xml:space="preserve"> (RF);</w:t>
      </w:r>
    </w:p>
    <w:p w14:paraId="3BE75A25" w14:textId="7C8FA780" w:rsidR="003A48D2" w:rsidDel="009E580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  <w:rPr>
          <w:del w:id="504" w:author="Dalton Solano dos Reis" w:date="2023-11-06T10:11:00Z"/>
        </w:rPr>
      </w:pPr>
      <w:del w:id="505" w:author="Dalton Solano dos Reis" w:date="2023-11-06T09:47:00Z">
        <w:r w:rsidRPr="003A48D2" w:rsidDel="00597A51">
          <w:delText>G</w:delText>
        </w:r>
      </w:del>
      <w:del w:id="506" w:author="Dalton Solano dos Reis" w:date="2023-11-06T10:11:00Z">
        <w:r w:rsidRPr="003A48D2" w:rsidDel="009E580A">
          <w:delText>eração de que andem aleatoriamente na rua</w:delText>
        </w:r>
        <w:r w:rsidR="00C9584A" w:rsidDel="009E580A">
          <w:delText xml:space="preserve"> (RF);</w:delText>
        </w:r>
      </w:del>
    </w:p>
    <w:p w14:paraId="4DBFD738" w14:textId="619AE0AA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507" w:author="Dalton Solano dos Reis" w:date="2023-11-06T09:47:00Z">
        <w:r>
          <w:t>g</w:t>
        </w:r>
      </w:ins>
      <w:del w:id="508" w:author="Dalton Solano dos Reis" w:date="2023-11-06T09:47:00Z">
        <w:r w:rsidR="003A48D2" w:rsidRPr="003A48D2" w:rsidDel="00597A51">
          <w:delText>G</w:delText>
        </w:r>
      </w:del>
      <w:r w:rsidR="003A48D2" w:rsidRPr="003A48D2">
        <w:t>era</w:t>
      </w:r>
      <w:ins w:id="509" w:author="Dalton Solano dos Reis" w:date="2023-11-06T10:12:00Z">
        <w:r w:rsidR="009E580A">
          <w:t>r</w:t>
        </w:r>
      </w:ins>
      <w:del w:id="510" w:author="Dalton Solano dos Reis" w:date="2023-11-06T10:12:00Z">
        <w:r w:rsidR="003A48D2" w:rsidRPr="003A48D2" w:rsidDel="009E580A">
          <w:delText>ção</w:delText>
        </w:r>
      </w:del>
      <w:ins w:id="511" w:author="Dalton Solano dos Reis" w:date="2023-11-06T10:13:00Z">
        <w:r w:rsidR="009E580A">
          <w:t xml:space="preserve"> </w:t>
        </w:r>
      </w:ins>
      <w:del w:id="512" w:author="Dalton Solano dos Reis" w:date="2023-11-06T10:13:00Z">
        <w:r w:rsidR="003A48D2" w:rsidRPr="003A48D2" w:rsidDel="009E580A">
          <w:delText xml:space="preserve"> de </w:delText>
        </w:r>
      </w:del>
      <w:r w:rsidR="003A48D2" w:rsidRPr="003A48D2">
        <w:t>pedestres que andem aleatoriamente na</w:t>
      </w:r>
      <w:ins w:id="513" w:author="Dalton Solano dos Reis" w:date="2023-11-06T10:11:00Z">
        <w:r w:rsidR="009E580A">
          <w:t>s</w:t>
        </w:r>
      </w:ins>
      <w:r w:rsidR="003A48D2" w:rsidRPr="003A48D2">
        <w:t xml:space="preserve"> rua</w:t>
      </w:r>
      <w:ins w:id="514" w:author="Dalton Solano dos Reis" w:date="2023-11-06T10:11:00Z">
        <w:r w:rsidR="009E580A">
          <w:t>s</w:t>
        </w:r>
      </w:ins>
      <w:r w:rsidR="00C9584A">
        <w:t xml:space="preserve"> (RF);</w:t>
      </w:r>
    </w:p>
    <w:p w14:paraId="7DC3AD17" w14:textId="7B6E60B0" w:rsidR="009E580A" w:rsidRDefault="009E580A" w:rsidP="009E580A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  <w:rPr>
          <w:ins w:id="515" w:author="Dalton Solano dos Reis" w:date="2023-11-06T10:11:00Z"/>
        </w:rPr>
      </w:pPr>
      <w:ins w:id="516" w:author="Dalton Solano dos Reis" w:date="2023-11-06T10:11:00Z">
        <w:r>
          <w:t>g</w:t>
        </w:r>
        <w:r w:rsidRPr="003A48D2">
          <w:t>era</w:t>
        </w:r>
      </w:ins>
      <w:ins w:id="517" w:author="Dalton Solano dos Reis" w:date="2023-11-06T10:13:00Z">
        <w:r>
          <w:t>r</w:t>
        </w:r>
      </w:ins>
      <w:ins w:id="518" w:author="Dalton Solano dos Reis" w:date="2023-11-06T10:11:00Z">
        <w:r w:rsidRPr="003A48D2">
          <w:t xml:space="preserve"> </w:t>
        </w:r>
        <w:r>
          <w:t xml:space="preserve">carros </w:t>
        </w:r>
        <w:r w:rsidRPr="003A48D2">
          <w:t xml:space="preserve">que </w:t>
        </w:r>
        <w:r>
          <w:t>circulem</w:t>
        </w:r>
        <w:r w:rsidRPr="003A48D2">
          <w:t xml:space="preserve"> aleatoriamente na</w:t>
        </w:r>
        <w:r>
          <w:t>s</w:t>
        </w:r>
        <w:r w:rsidRPr="003A48D2">
          <w:t xml:space="preserve"> rua</w:t>
        </w:r>
        <w:r>
          <w:t>s</w:t>
        </w:r>
        <w:r>
          <w:t xml:space="preserve"> (RF);</w:t>
        </w:r>
      </w:ins>
    </w:p>
    <w:p w14:paraId="185E659F" w14:textId="1CFDCD66" w:rsidR="00C9584A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519" w:author="Dalton Solano dos Reis" w:date="2023-11-06T09:47:00Z">
        <w:r>
          <w:t>d</w:t>
        </w:r>
      </w:ins>
      <w:del w:id="520" w:author="Dalton Solano dos Reis" w:date="2023-11-06T09:47:00Z">
        <w:r w:rsidR="003A48D2" w:rsidRPr="003A48D2" w:rsidDel="00597A51">
          <w:delText>D</w:delText>
        </w:r>
      </w:del>
      <w:r w:rsidR="003A48D2" w:rsidRPr="003A48D2">
        <w:t xml:space="preserve">isponibilizar postos </w:t>
      </w:r>
      <w:del w:id="521" w:author="Dalton Solano dos Reis" w:date="2023-11-06T10:12:00Z">
        <w:r w:rsidR="003A48D2" w:rsidRPr="003A48D2" w:rsidDel="009E580A">
          <w:delText xml:space="preserve">funcionais </w:delText>
        </w:r>
      </w:del>
      <w:r w:rsidR="003A48D2" w:rsidRPr="003A48D2">
        <w:t xml:space="preserve">que reabastecem a gasolina do </w:t>
      </w:r>
      <w:del w:id="522" w:author="Dalton Solano dos Reis" w:date="2023-11-06T10:12:00Z">
        <w:r w:rsidR="003A48D2" w:rsidRPr="003A48D2" w:rsidDel="009E580A">
          <w:delText>usuário</w:delText>
        </w:r>
        <w:r w:rsidR="00C9584A" w:rsidDel="009E580A">
          <w:delText xml:space="preserve"> </w:delText>
        </w:r>
      </w:del>
      <w:ins w:id="523" w:author="Dalton Solano dos Reis" w:date="2023-11-06T10:12:00Z">
        <w:r w:rsidR="009E580A">
          <w:t>carro</w:t>
        </w:r>
        <w:r w:rsidR="009E580A">
          <w:t xml:space="preserve"> </w:t>
        </w:r>
      </w:ins>
      <w:r w:rsidR="00C9584A">
        <w:t>(RF);</w:t>
      </w:r>
    </w:p>
    <w:p w14:paraId="3AE0D00C" w14:textId="1843A2F2" w:rsidR="00C9584A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524" w:author="Dalton Solano dos Reis" w:date="2023-11-06T10:13:00Z">
        <w:r>
          <w:t xml:space="preserve">poder ser executado em </w:t>
        </w:r>
      </w:ins>
      <w:del w:id="525" w:author="Dalton Solano dos Reis" w:date="2023-11-06T09:47:00Z">
        <w:r w:rsidR="003A48D2" w:rsidRPr="003A48D2" w:rsidDel="00597A51">
          <w:delText>O</w:delText>
        </w:r>
      </w:del>
      <w:del w:id="526" w:author="Dalton Solano dos Reis" w:date="2023-11-06T10:13:00Z">
        <w:r w:rsidR="003A48D2" w:rsidRPr="003A48D2" w:rsidDel="009E580A">
          <w:delText xml:space="preserve"> sistema deve ser leve para roda em qualquer </w:delText>
        </w:r>
      </w:del>
      <w:r w:rsidR="003A48D2" w:rsidRPr="003A48D2">
        <w:t>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7AFCB87F" w:rsidR="003A48D2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ins w:id="527" w:author="Dalton Solano dos Reis" w:date="2023-11-06T10:14:00Z">
        <w:r>
          <w:t>ter uma i</w:t>
        </w:r>
      </w:ins>
      <w:del w:id="528" w:author="Dalton Solano dos Reis" w:date="2023-11-06T09:48:00Z">
        <w:r w:rsidR="003A48D2" w:rsidDel="00597A51">
          <w:delText>A</w:delText>
        </w:r>
      </w:del>
      <w:del w:id="529" w:author="Dalton Solano dos Reis" w:date="2023-11-06T10:14:00Z">
        <w:r w:rsidR="003A48D2" w:rsidDel="009E580A">
          <w:delText xml:space="preserve"> i</w:delText>
        </w:r>
      </w:del>
      <w:r w:rsidR="003A48D2">
        <w:t xml:space="preserve">nterface </w:t>
      </w:r>
      <w:del w:id="530" w:author="Dalton Solano dos Reis" w:date="2023-11-06T10:14:00Z">
        <w:r w:rsidR="003A48D2" w:rsidDel="009E580A">
          <w:delText xml:space="preserve">do simulador deve ter </w:delText>
        </w:r>
      </w:del>
      <w:r w:rsidR="003A48D2">
        <w:t xml:space="preserve">de fácil acesso </w:t>
      </w:r>
      <w:ins w:id="531" w:author="Dalton Solano dos Reis" w:date="2023-11-06T10:14:00Z">
        <w:r>
          <w:t xml:space="preserve">a </w:t>
        </w:r>
      </w:ins>
      <w:r w:rsidR="003A48D2">
        <w:t>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30B338CE" w:rsidR="00C9584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del w:id="532" w:author="Dalton Solano dos Reis" w:date="2023-11-06T09:48:00Z">
        <w:r w:rsidDel="00597A51">
          <w:delText>D</w:delText>
        </w:r>
      </w:del>
      <w:del w:id="533" w:author="Dalton Solano dos Reis" w:date="2023-11-06T10:14:00Z">
        <w:r w:rsidDel="009E580A">
          <w:delText xml:space="preserve">eve </w:delText>
        </w:r>
      </w:del>
      <w:r>
        <w:t xml:space="preserve">ter uma documentação com as </w:t>
      </w:r>
      <w:ins w:id="534" w:author="Dalton Solano dos Reis" w:date="2023-11-06T10:15:00Z">
        <w:r w:rsidR="009E580A">
          <w:t xml:space="preserve">principais </w:t>
        </w:r>
      </w:ins>
      <w:r>
        <w:t xml:space="preserve">leis </w:t>
      </w:r>
      <w:ins w:id="535" w:author="Dalton Solano dos Reis" w:date="2023-11-06T10:15:00Z">
        <w:r w:rsidR="009E580A">
          <w:t xml:space="preserve">de trânsito </w:t>
        </w:r>
      </w:ins>
      <w:r>
        <w:t>vigentes</w:t>
      </w:r>
      <w:del w:id="536" w:author="Dalton Solano dos Reis" w:date="2023-11-06T10:15:00Z">
        <w:r w:rsidDel="009E580A">
          <w:delText xml:space="preserve"> no aplicativo</w:delText>
        </w:r>
      </w:del>
      <w:r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3E6061EC" w14:textId="3BE210FC" w:rsidR="004973E1" w:rsidRPr="004973E1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del w:id="537" w:author="Dalton Solano dos Reis" w:date="2023-11-06T09:48:00Z">
        <w:r w:rsidDel="00597A51">
          <w:delText>D</w:delText>
        </w:r>
      </w:del>
      <w:del w:id="538" w:author="Dalton Solano dos Reis" w:date="2023-11-06T10:15:00Z">
        <w:r w:rsidDel="009E580A">
          <w:delText xml:space="preserve">eve </w:delText>
        </w:r>
      </w:del>
      <w:r>
        <w:t xml:space="preserve">ser desenvolvido </w:t>
      </w:r>
      <w:del w:id="539" w:author="Dalton Solano dos Reis" w:date="2023-11-06T10:15:00Z">
        <w:r w:rsidDel="009E580A">
          <w:delText xml:space="preserve">na plataforma </w:delText>
        </w:r>
      </w:del>
      <w:ins w:id="540" w:author="Dalton Solano dos Reis" w:date="2023-11-06T10:15:00Z">
        <w:r w:rsidR="009E580A">
          <w:t xml:space="preserve">no motor de jogos </w:t>
        </w:r>
      </w:ins>
      <w:r>
        <w:t>Unity</w:t>
      </w:r>
      <w:ins w:id="541" w:author="Dalton Solano dos Reis" w:date="2023-11-06T10:15:00Z">
        <w:r w:rsidR="009E580A">
          <w:t xml:space="preserve"> </w:t>
        </w:r>
      </w:ins>
      <w:del w:id="542" w:author="Dalton Solano dos Reis" w:date="2023-11-06T10:15:00Z">
        <w:r w:rsidDel="009E580A">
          <w:delText xml:space="preserve">, com auxílio de </w:delText>
        </w:r>
      </w:del>
      <w:proofErr w:type="gramStart"/>
      <w:ins w:id="543" w:author="Dalton Solano dos Reis" w:date="2023-11-06T10:15:00Z">
        <w:r w:rsidR="009E580A">
          <w:t xml:space="preserve">no </w:t>
        </w:r>
      </w:ins>
      <w:r>
        <w:t>linguagem</w:t>
      </w:r>
      <w:proofErr w:type="gramEnd"/>
      <w:r>
        <w:t xml:space="preserve">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693E553B" w14:textId="77777777" w:rsidR="00451B94" w:rsidRPr="00EA1995" w:rsidRDefault="00451B94" w:rsidP="00597A51">
      <w:pPr>
        <w:pStyle w:val="Ttulo2"/>
      </w:pPr>
      <w:r w:rsidRPr="00EA1995">
        <w:t>METODOLOGIA</w:t>
      </w:r>
    </w:p>
    <w:p w14:paraId="3CAB30B2" w14:textId="77777777" w:rsidR="00451B94" w:rsidRPr="002E18F5" w:rsidRDefault="00451B94" w:rsidP="00EA1995">
      <w:pPr>
        <w:pStyle w:val="TF-ALNEA"/>
        <w:tabs>
          <w:tab w:val="num" w:pos="1077"/>
        </w:tabs>
        <w:ind w:left="1077" w:hanging="397"/>
      </w:pPr>
      <w:r w:rsidRPr="002E18F5">
        <w:t>O trabalho será desenvolvido observando as seguintes etapas:</w:t>
      </w:r>
    </w:p>
    <w:p w14:paraId="05E913D1" w14:textId="7C8B7D5B" w:rsidR="0050470F" w:rsidRDefault="00CB2AF6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  <w:rPr>
          <w:ins w:id="544" w:author="Dalton Solano dos Reis" w:date="2023-11-06T10:17:00Z"/>
        </w:rPr>
      </w:pPr>
      <w:del w:id="545" w:author="Dalton Solano dos Reis" w:date="2023-11-06T09:51:00Z">
        <w:r w:rsidDel="00597A51">
          <w:delText>levantamento de requisitos</w:delText>
        </w:r>
      </w:del>
      <w:del w:id="546" w:author="Dalton Solano dos Reis" w:date="2023-11-06T09:52:00Z">
        <w:r w:rsidDel="00597A51">
          <w:delText xml:space="preserve">: </w:delText>
        </w:r>
      </w:del>
      <w:del w:id="547" w:author="Dalton Solano dos Reis" w:date="2023-11-06T09:51:00Z">
        <w:r w:rsidDel="00597A51">
          <w:delText>buscar o que será utilizado e preparar o ambiente para começar o trabalho</w:delText>
        </w:r>
      </w:del>
      <w:del w:id="548" w:author="Dalton Solano dos Reis" w:date="2023-11-06T09:52:00Z">
        <w:r w:rsidDel="00597A51">
          <w:delText>;</w:delText>
        </w:r>
      </w:del>
      <w:ins w:id="549" w:author="Dalton Solano dos Reis" w:date="2023-11-06T09:52:00Z">
        <w:r w:rsidR="00597A51" w:rsidRPr="00597A51">
          <w:t>elicitação de requisitos: rever os requisitos e, se necessário, adicionar novos</w:t>
        </w:r>
        <w:r w:rsidR="00597A51">
          <w:t>;</w:t>
        </w:r>
      </w:ins>
    </w:p>
    <w:p w14:paraId="0D20D64C" w14:textId="537DFE41" w:rsidR="009E580A" w:rsidRDefault="009E580A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ins w:id="550" w:author="Dalton Solano dos Reis" w:date="2023-11-06T10:17:00Z">
        <w:r>
          <w:t xml:space="preserve">modelagem de diagramas: diagramar modelos </w:t>
        </w:r>
        <w:proofErr w:type="spellStart"/>
        <w:r>
          <w:t>Unified</w:t>
        </w:r>
        <w:proofErr w:type="spellEnd"/>
        <w:r>
          <w:t xml:space="preserve"> </w:t>
        </w:r>
        <w:proofErr w:type="spellStart"/>
        <w:r>
          <w:t>Modeling</w:t>
        </w:r>
        <w:proofErr w:type="spellEnd"/>
        <w:r>
          <w:t xml:space="preserve"> </w:t>
        </w:r>
        <w:proofErr w:type="spellStart"/>
        <w:r>
          <w:t>Language</w:t>
        </w:r>
        <w:proofErr w:type="spellEnd"/>
        <w:r>
          <w:t xml:space="preserve"> (UML) requisitados para o desenvolvimento do projeto com a ferramenta </w:t>
        </w:r>
        <w:proofErr w:type="spellStart"/>
        <w:r>
          <w:t>Astah</w:t>
        </w:r>
      </w:ins>
      <w:proofErr w:type="spellEnd"/>
    </w:p>
    <w:p w14:paraId="468645B8" w14:textId="6324D766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2389B657" w14:textId="2E105A7D" w:rsidR="0050470F" w:rsidDel="00597A51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  <w:rPr>
          <w:moveFrom w:id="551" w:author="Dalton Solano dos Reis" w:date="2023-11-06T09:50:00Z"/>
        </w:rPr>
      </w:pPr>
      <w:moveFromRangeStart w:id="552" w:author="Dalton Solano dos Reis" w:date="2023-11-06T09:50:00Z" w:name="move150156657"/>
      <w:moveFrom w:id="553" w:author="Dalton Solano dos Reis" w:date="2023-11-06T09:50:00Z">
        <w:r w:rsidDel="00597A51">
          <w:t>i</w:t>
        </w:r>
        <w:r w:rsidR="0050470F" w:rsidDel="00597A51">
          <w:t xml:space="preserve">mplementar o </w:t>
        </w:r>
        <w:r w:rsidR="00CB2AF6" w:rsidDel="00597A51">
          <w:t>código</w:t>
        </w:r>
        <w:r w:rsidR="0050470F" w:rsidDel="00597A51">
          <w:t xml:space="preserve">: </w:t>
        </w:r>
        <w:r w:rsidDel="00597A51">
          <w:t>c</w:t>
        </w:r>
        <w:r w:rsidR="0050470F" w:rsidDel="00597A51">
          <w:t>om os estudos realizados, implementar o sof</w:t>
        </w:r>
        <w:r w:rsidR="005F3CE5" w:rsidDel="00597A51">
          <w:t>t</w:t>
        </w:r>
        <w:r w:rsidR="0050470F" w:rsidDel="00597A51">
          <w:t>ware</w:t>
        </w:r>
        <w:r w:rsidR="002D7D4A" w:rsidDel="00597A51">
          <w:t>;</w:t>
        </w:r>
      </w:moveFrom>
    </w:p>
    <w:moveFromRangeEnd w:id="552"/>
    <w:p w14:paraId="462E8CF8" w14:textId="5E190A4A" w:rsidR="0050470F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</w:t>
      </w:r>
      <w:r w:rsidR="0050470F">
        <w:t xml:space="preserve">mplementar o </w:t>
      </w:r>
      <w:ins w:id="554" w:author="Dalton Solano dos Reis" w:date="2023-11-06T09:49:00Z">
        <w:r w:rsidR="00597A51">
          <w:t>a</w:t>
        </w:r>
      </w:ins>
      <w:del w:id="555" w:author="Dalton Solano dos Reis" w:date="2023-11-06T09:49:00Z">
        <w:r w:rsidR="0050470F" w:rsidDel="00597A51">
          <w:delText>A</w:delText>
        </w:r>
      </w:del>
      <w:r w:rsidR="0050470F">
        <w:t xml:space="preserve">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2D7D4A">
        <w:t>;</w:t>
      </w:r>
    </w:p>
    <w:p w14:paraId="0EC4EF10" w14:textId="77777777" w:rsidR="00597A51" w:rsidRDefault="00597A51" w:rsidP="00597A51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  <w:rPr>
          <w:moveTo w:id="556" w:author="Dalton Solano dos Reis" w:date="2023-11-06T09:50:00Z"/>
        </w:rPr>
      </w:pPr>
      <w:moveToRangeStart w:id="557" w:author="Dalton Solano dos Reis" w:date="2023-11-06T09:50:00Z" w:name="move150156657"/>
      <w:moveTo w:id="558" w:author="Dalton Solano dos Reis" w:date="2023-11-06T09:50:00Z">
        <w:r>
          <w:t>implementar o código: com os estudos realizados, implementar o software;</w:t>
        </w:r>
      </w:moveTo>
    </w:p>
    <w:moveToRangeEnd w:id="557"/>
    <w:p w14:paraId="6609A0DA" w14:textId="57DFD9A7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ins w:id="559" w:author="Dalton Solano dos Reis" w:date="2023-11-06T09:49:00Z">
        <w:r>
          <w:t>t</w:t>
        </w:r>
      </w:ins>
      <w:del w:id="560" w:author="Dalton Solano dos Reis" w:date="2023-11-06T09:49:00Z">
        <w:r w:rsidR="00422681" w:rsidDel="00597A51">
          <w:delText>T</w:delText>
        </w:r>
      </w:del>
      <w:r w:rsidR="0050470F">
        <w:t>estes:</w:t>
      </w:r>
      <w:r w:rsidR="001D1B9C">
        <w:t xml:space="preserve"> </w:t>
      </w:r>
      <w:r w:rsidR="00422681"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0FDB0A8C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ins w:id="561" w:author="Dalton Solano dos Reis" w:date="2023-11-06T09:49:00Z">
        <w:r>
          <w:t>a</w:t>
        </w:r>
      </w:ins>
      <w:del w:id="562" w:author="Dalton Solano dos Reis" w:date="2023-11-06T09:49:00Z">
        <w:r w:rsidR="00CB2AF6" w:rsidDel="00597A51">
          <w:delText>A</w:delText>
        </w:r>
      </w:del>
      <w:r w:rsidR="00CB2AF6">
        <w:t xml:space="preserve">valiar a satisfação: </w:t>
      </w:r>
      <w:ins w:id="563" w:author="Dalton Solano dos Reis" w:date="2023-11-06T09:49:00Z">
        <w:r>
          <w:t>a</w:t>
        </w:r>
      </w:ins>
      <w:del w:id="564" w:author="Dalton Solano dos Reis" w:date="2023-11-06T09:49:00Z">
        <w:r w:rsidR="00CB2AF6" w:rsidDel="00597A51">
          <w:delText>A</w:delText>
        </w:r>
      </w:del>
      <w:r w:rsidR="00CB2AF6">
        <w:t>valiado o aplicativo com professores e aluno</w:t>
      </w:r>
      <w:ins w:id="565" w:author="Dalton Solano dos Reis" w:date="2023-11-06T09:53:00Z">
        <w:r>
          <w:t>s</w:t>
        </w:r>
      </w:ins>
      <w:r w:rsidR="00CB2AF6">
        <w:t>.</w:t>
      </w:r>
    </w:p>
    <w:p w14:paraId="01558F06" w14:textId="1CE13BFF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ins w:id="566" w:author="Dalton Solano dos Reis" w:date="2023-11-06T10:19:00Z">
        <w:r w:rsidR="001907A1">
          <w:t>Quadro 2</w:t>
        </w:r>
      </w:ins>
      <w:del w:id="567" w:author="Dalton Solano dos Reis" w:date="2023-11-06T10:19:00Z">
        <w:r w:rsidR="0060060C" w:rsidRPr="002E18F5" w:rsidDel="001907A1">
          <w:fldChar w:fldCharType="begin"/>
        </w:r>
        <w:r w:rsidR="0060060C" w:rsidRPr="002E18F5" w:rsidDel="001907A1">
          <w:delInstrText xml:space="preserve"> REF _Ref98650273 \h </w:delInstrText>
        </w:r>
        <w:r w:rsidR="002E18F5" w:rsidDel="001907A1">
          <w:delInstrText xml:space="preserve"> \* MERGEFORMAT </w:delInstrText>
        </w:r>
        <w:r w:rsidR="0060060C" w:rsidRPr="002E18F5" w:rsidDel="001907A1">
          <w:fldChar w:fldCharType="separate"/>
        </w:r>
        <w:r w:rsidR="000E4493" w:rsidDel="001907A1">
          <w:delText>Quadro 1</w:delText>
        </w:r>
        <w:r w:rsidR="0060060C" w:rsidRPr="002E18F5" w:rsidDel="001907A1">
          <w:fldChar w:fldCharType="end"/>
        </w:r>
        <w:r w:rsidR="002E3DD7" w:rsidDel="001907A1">
          <w:delText>4</w:delText>
        </w:r>
      </w:del>
      <w:r w:rsidRPr="002E18F5">
        <w:t>.</w:t>
      </w:r>
    </w:p>
    <w:p w14:paraId="332F599A" w14:textId="44C2DD90" w:rsidR="008570BA" w:rsidRPr="007E0D87" w:rsidRDefault="008570BA" w:rsidP="000C3498">
      <w:pPr>
        <w:pStyle w:val="TF-LEGENDA"/>
      </w:pPr>
      <w:bookmarkStart w:id="568" w:name="_Ref98650273"/>
      <w:r>
        <w:lastRenderedPageBreak/>
        <w:t xml:space="preserve">Quadro </w:t>
      </w:r>
      <w:bookmarkEnd w:id="568"/>
      <w:r w:rsidR="00F36934">
        <w:t>2</w:t>
      </w:r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41B66E6C" w:rsidR="008570BA" w:rsidRPr="007E0D87" w:rsidRDefault="000C3498" w:rsidP="008570BA">
            <w:pPr>
              <w:pStyle w:val="TF-TEXTOQUADROCentralizado"/>
            </w:pPr>
            <w:r>
              <w:t>fev</w:t>
            </w:r>
            <w:r w:rsidR="008570BA"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6875DACE" w:rsidR="008570BA" w:rsidRPr="007E0D87" w:rsidRDefault="000C3498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1E5C3891" w:rsidR="008570BA" w:rsidRPr="007E0D87" w:rsidRDefault="000C3498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2910BD93" w:rsidR="008570BA" w:rsidRPr="007E0D87" w:rsidRDefault="000C3498" w:rsidP="00B90BFB">
            <w:pPr>
              <w:pStyle w:val="TF-TEXTOQUADROCentralizado"/>
            </w:pPr>
            <w:r>
              <w:t>mai</w:t>
            </w:r>
            <w:ins w:id="569" w:author="Dalton Solano dos Reis" w:date="2023-11-06T09:48:00Z">
              <w:r w:rsidR="00597A51">
                <w:t>o</w:t>
              </w:r>
            </w:ins>
            <w:del w:id="570" w:author="Dalton Solano dos Reis" w:date="2023-11-06T09:48:00Z">
              <w:r w:rsidDel="00597A51">
                <w:delText>.</w:delText>
              </w:r>
            </w:del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ABC47B2" w:rsidR="008570BA" w:rsidRPr="007E0D87" w:rsidRDefault="000C3498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4B26948E" w:rsidR="008570BA" w:rsidRPr="007E0D87" w:rsidRDefault="00597A51" w:rsidP="00B90BFB">
            <w:pPr>
              <w:pStyle w:val="TF-TEXTOQUADRO"/>
              <w:rPr>
                <w:bCs/>
              </w:rPr>
            </w:pPr>
            <w:ins w:id="571" w:author="Dalton Solano dos Reis" w:date="2023-11-06T09:52:00Z">
              <w:r w:rsidRPr="00597A51">
                <w:rPr>
                  <w:bCs/>
                </w:rPr>
                <w:t>elicitação de requisitos</w:t>
              </w:r>
            </w:ins>
            <w:del w:id="572" w:author="Dalton Solano dos Reis" w:date="2023-11-06T09:48:00Z">
              <w:r w:rsidR="008570BA" w:rsidDel="00597A51">
                <w:rPr>
                  <w:bCs/>
                </w:rPr>
                <w:delText>L</w:delText>
              </w:r>
            </w:del>
            <w:del w:id="573" w:author="Dalton Solano dos Reis" w:date="2023-11-06T09:52:00Z">
              <w:r w:rsidR="008570BA" w:rsidDel="00597A51">
                <w:rPr>
                  <w:bCs/>
                </w:rPr>
                <w:delText>evantamento de requisitos</w:delText>
              </w:r>
            </w:del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1907A1" w:rsidRPr="007E0D87" w14:paraId="49840E02" w14:textId="77777777" w:rsidTr="008570BA">
        <w:trPr>
          <w:jc w:val="center"/>
          <w:ins w:id="574" w:author="Dalton Solano dos Reis" w:date="2023-11-06T10:18:00Z"/>
        </w:trPr>
        <w:tc>
          <w:tcPr>
            <w:tcW w:w="6171" w:type="dxa"/>
            <w:tcBorders>
              <w:left w:val="single" w:sz="4" w:space="0" w:color="auto"/>
            </w:tcBorders>
          </w:tcPr>
          <w:p w14:paraId="5C098DFF" w14:textId="6D88F9DB" w:rsidR="001907A1" w:rsidRPr="00597A51" w:rsidRDefault="001907A1" w:rsidP="00B90BFB">
            <w:pPr>
              <w:pStyle w:val="TF-TEXTOQUADRO"/>
              <w:rPr>
                <w:ins w:id="575" w:author="Dalton Solano dos Reis" w:date="2023-11-06T10:18:00Z"/>
                <w:bCs/>
              </w:rPr>
            </w:pPr>
            <w:ins w:id="576" w:author="Dalton Solano dos Reis" w:date="2023-11-06T10:18:00Z">
              <w:r>
                <w:t>modelagem de diagramas</w:t>
              </w:r>
            </w:ins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7599650C" w14:textId="77777777" w:rsidR="001907A1" w:rsidRPr="007E0D87" w:rsidRDefault="001907A1" w:rsidP="00B90BFB">
            <w:pPr>
              <w:pStyle w:val="TF-TEXTOQUADROCentralizado"/>
              <w:rPr>
                <w:ins w:id="577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8C66F67" w14:textId="77777777" w:rsidR="001907A1" w:rsidRPr="007E0D87" w:rsidRDefault="001907A1" w:rsidP="00B90BFB">
            <w:pPr>
              <w:pStyle w:val="TF-TEXTOQUADROCentralizado"/>
              <w:rPr>
                <w:ins w:id="578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FAC876E" w14:textId="77777777" w:rsidR="001907A1" w:rsidRPr="007E0D87" w:rsidRDefault="001907A1" w:rsidP="00B90BFB">
            <w:pPr>
              <w:pStyle w:val="TF-TEXTOQUADROCentralizado"/>
              <w:rPr>
                <w:ins w:id="579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D44599" w14:textId="77777777" w:rsidR="001907A1" w:rsidRPr="007E0D87" w:rsidRDefault="001907A1" w:rsidP="00B90BFB">
            <w:pPr>
              <w:pStyle w:val="TF-TEXTOQUADROCentralizado"/>
              <w:rPr>
                <w:ins w:id="580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7EF917" w14:textId="77777777" w:rsidR="001907A1" w:rsidRPr="007E0D87" w:rsidRDefault="001907A1" w:rsidP="00B90BFB">
            <w:pPr>
              <w:pStyle w:val="TF-TEXTOQUADROCentralizado"/>
              <w:rPr>
                <w:ins w:id="581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26C085" w14:textId="77777777" w:rsidR="001907A1" w:rsidRPr="007E0D87" w:rsidRDefault="001907A1" w:rsidP="00B90BFB">
            <w:pPr>
              <w:pStyle w:val="TF-TEXTOQUADROCentralizado"/>
              <w:rPr>
                <w:ins w:id="582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48E01" w14:textId="77777777" w:rsidR="001907A1" w:rsidRPr="007E0D87" w:rsidRDefault="001907A1" w:rsidP="00B90BFB">
            <w:pPr>
              <w:pStyle w:val="TF-TEXTOQUADROCentralizado"/>
              <w:rPr>
                <w:ins w:id="583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AB86E1D" w14:textId="77777777" w:rsidR="001907A1" w:rsidRPr="007E0D87" w:rsidRDefault="001907A1" w:rsidP="00B90BFB">
            <w:pPr>
              <w:pStyle w:val="TF-TEXTOQUADROCentralizado"/>
              <w:rPr>
                <w:ins w:id="584" w:author="Dalton Solano dos Reis" w:date="2023-11-06T10:18:00Z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653FC1" w14:textId="77777777" w:rsidR="001907A1" w:rsidRPr="007E0D87" w:rsidRDefault="001907A1" w:rsidP="00B90BFB">
            <w:pPr>
              <w:pStyle w:val="TF-TEXTOQUADROCentralizado"/>
              <w:rPr>
                <w:ins w:id="585" w:author="Dalton Solano dos Reis" w:date="2023-11-06T10:18:00Z"/>
              </w:rPr>
            </w:pPr>
          </w:p>
        </w:tc>
        <w:tc>
          <w:tcPr>
            <w:tcW w:w="289" w:type="dxa"/>
          </w:tcPr>
          <w:p w14:paraId="174B9446" w14:textId="77777777" w:rsidR="001907A1" w:rsidRPr="007E0D87" w:rsidRDefault="001907A1" w:rsidP="00B90BFB">
            <w:pPr>
              <w:pStyle w:val="TF-TEXTOQUADROCentralizado"/>
              <w:rPr>
                <w:ins w:id="586" w:author="Dalton Solano dos Reis" w:date="2023-11-06T10:18:00Z"/>
              </w:rPr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6AE2534D" w:rsidR="008570BA" w:rsidRPr="007E0D87" w:rsidRDefault="00597A51" w:rsidP="00B90BFB">
            <w:pPr>
              <w:pStyle w:val="TF-TEXTOQUADRO"/>
            </w:pPr>
            <w:ins w:id="587" w:author="Dalton Solano dos Reis" w:date="2023-11-06T09:48:00Z">
              <w:r>
                <w:t>p</w:t>
              </w:r>
            </w:ins>
            <w:del w:id="588" w:author="Dalton Solano dos Reis" w:date="2023-11-06T09:48:00Z">
              <w:r w:rsidR="008570BA" w:rsidDel="00597A51">
                <w:delText>P</w:delText>
              </w:r>
            </w:del>
            <w:r w:rsidR="008570BA">
              <w:t xml:space="preserve">lanejar o </w:t>
            </w:r>
            <w:ins w:id="589" w:author="Dalton Solano dos Reis" w:date="2023-11-06T10:19:00Z">
              <w:r w:rsidR="001907A1">
                <w:t>m</w:t>
              </w:r>
            </w:ins>
            <w:del w:id="590" w:author="Dalton Solano dos Reis" w:date="2023-11-06T10:19:00Z">
              <w:r w:rsidR="008570BA" w:rsidDel="001907A1">
                <w:delText>M</w:delText>
              </w:r>
            </w:del>
            <w:r w:rsidR="008570BA">
              <w:t>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5E1820E6" w:rsidR="008570BA" w:rsidRPr="007E0D87" w:rsidRDefault="00597A51" w:rsidP="00B90BFB">
            <w:pPr>
              <w:pStyle w:val="TF-TEXTOQUADRO"/>
            </w:pPr>
            <w:ins w:id="591" w:author="Dalton Solano dos Reis" w:date="2023-11-06T09:53:00Z">
              <w:r>
                <w:t>selecionar as leis utilizadas</w:t>
              </w:r>
            </w:ins>
            <w:del w:id="592" w:author="Dalton Solano dos Reis" w:date="2023-11-06T09:48:00Z">
              <w:r w:rsidR="008570BA" w:rsidDel="00597A51">
                <w:delText>I</w:delText>
              </w:r>
            </w:del>
            <w:del w:id="593" w:author="Dalton Solano dos Reis" w:date="2023-11-06T09:50:00Z">
              <w:r w:rsidR="008570BA" w:rsidDel="00597A51">
                <w:delText>mplementar o ambiente 3D</w:delText>
              </w:r>
            </w:del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5F6D73CF" w:rsidR="008570BA" w:rsidRPr="007E0D87" w:rsidRDefault="00597A51" w:rsidP="00B90BFB">
            <w:pPr>
              <w:pStyle w:val="TF-TEXTOQUADRO"/>
            </w:pPr>
            <w:ins w:id="594" w:author="Dalton Solano dos Reis" w:date="2023-11-06T09:50:00Z">
              <w:r>
                <w:t>implementar o ambiente 3D</w:t>
              </w:r>
            </w:ins>
            <w:del w:id="595" w:author="Dalton Solano dos Reis" w:date="2023-11-06T09:50:00Z">
              <w:r w:rsidR="008570BA" w:rsidDel="00597A51">
                <w:delText>Selecionar as leis que estarão em vigor no aplicativo</w:delText>
              </w:r>
            </w:del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566B4188" w:rsidR="008570BA" w:rsidRDefault="00597A51" w:rsidP="00B90BFB">
            <w:pPr>
              <w:pStyle w:val="TF-TEXTOQUADRO"/>
            </w:pPr>
            <w:ins w:id="596" w:author="Dalton Solano dos Reis" w:date="2023-11-06T09:53:00Z">
              <w:r>
                <w:t>i</w:t>
              </w:r>
            </w:ins>
            <w:del w:id="597" w:author="Dalton Solano dos Reis" w:date="2023-11-06T09:53:00Z">
              <w:r w:rsidR="008570BA" w:rsidDel="00597A51">
                <w:delText>I</w:delText>
              </w:r>
            </w:del>
            <w:r w:rsidR="008570BA">
              <w:t>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190F7368" w:rsidR="008570BA" w:rsidRDefault="00597A51" w:rsidP="00B90BFB">
            <w:pPr>
              <w:pStyle w:val="TF-TEXTOQUADRO"/>
            </w:pPr>
            <w:ins w:id="598" w:author="Dalton Solano dos Reis" w:date="2023-11-06T09:53:00Z">
              <w:r>
                <w:t>t</w:t>
              </w:r>
            </w:ins>
            <w:del w:id="599" w:author="Dalton Solano dos Reis" w:date="2023-11-06T09:53:00Z">
              <w:r w:rsidR="008570BA" w:rsidDel="00597A51">
                <w:delText>T</w:delText>
              </w:r>
            </w:del>
            <w:r w:rsidR="008570BA">
              <w:t>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FECB622" w:rsidR="008570BA" w:rsidRDefault="00597A51" w:rsidP="00B90BFB">
            <w:pPr>
              <w:pStyle w:val="TF-TEXTOQUADRO"/>
            </w:pPr>
            <w:ins w:id="600" w:author="Dalton Solano dos Reis" w:date="2023-11-06T09:53:00Z">
              <w:r>
                <w:t>a</w:t>
              </w:r>
            </w:ins>
            <w:del w:id="601" w:author="Dalton Solano dos Reis" w:date="2023-11-06T09:53:00Z">
              <w:r w:rsidR="008570BA" w:rsidDel="00597A51">
                <w:delText>A</w:delText>
              </w:r>
            </w:del>
            <w:r w:rsidR="008570BA">
              <w:t xml:space="preserve">valiar </w:t>
            </w:r>
            <w:r w:rsidR="00CB2AF6">
              <w:t xml:space="preserve">a </w:t>
            </w:r>
            <w:r w:rsidR="008570BA"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535DD2E9" w14:textId="13BA7207" w:rsidR="008570BA" w:rsidRDefault="008570BA" w:rsidP="00EA1995">
      <w:pPr>
        <w:pStyle w:val="TF-FONTE"/>
      </w:pPr>
      <w:r>
        <w:t>Fonte: elaborado pelo autor.</w:t>
      </w:r>
    </w:p>
    <w:p w14:paraId="7D9EEAE5" w14:textId="152F51B2" w:rsidR="00A307C7" w:rsidRPr="00EA1995" w:rsidRDefault="0037046F" w:rsidP="001907A1">
      <w:pPr>
        <w:pStyle w:val="Ttulo1"/>
      </w:pPr>
      <w:r w:rsidRPr="00EA1995">
        <w:t>REVISÃO BIBLIOGRÁFICA</w:t>
      </w:r>
    </w:p>
    <w:p w14:paraId="0E9926A3" w14:textId="500695F3" w:rsidR="0037046F" w:rsidDel="001907A1" w:rsidRDefault="003E4903" w:rsidP="001907A1">
      <w:pPr>
        <w:pStyle w:val="TF-TEXTO"/>
        <w:rPr>
          <w:del w:id="602" w:author="Dalton Solano dos Reis" w:date="2023-11-06T10:21:00Z"/>
        </w:rPr>
      </w:pPr>
      <w:del w:id="603" w:author="Dalton Solano dos Reis" w:date="2023-11-06T09:53:00Z">
        <w:r w:rsidRPr="00CA6DCD" w:rsidDel="00597A51">
          <w:delText>Este capítulo</w:delText>
        </w:r>
      </w:del>
      <w:ins w:id="604" w:author="Dalton Solano dos Reis" w:date="2023-11-06T09:53:00Z">
        <w:r w:rsidR="00597A51">
          <w:t>Esta seção</w:t>
        </w:r>
      </w:ins>
      <w:r w:rsidRPr="00CA6DCD">
        <w:t xml:space="preserve"> descreve brevemente</w:t>
      </w:r>
      <w:r w:rsidR="00026810">
        <w:t xml:space="preserve"> </w:t>
      </w:r>
      <w:r w:rsidRPr="00CA6DCD">
        <w:t>os assuntos</w:t>
      </w:r>
      <w:r w:rsidR="00026810">
        <w:t xml:space="preserve"> </w:t>
      </w:r>
      <w:r w:rsidRPr="00CA6DCD">
        <w:t>que fundamentarão o estudo a ser realizado: Leis de Trânsito, Jogos de Simulação e Realidade Aumentada</w:t>
      </w:r>
      <w:r w:rsidR="000E0644" w:rsidRPr="00CA6DCD">
        <w:t>.</w:t>
      </w:r>
    </w:p>
    <w:p w14:paraId="37F6844E" w14:textId="77777777" w:rsidR="001907A1" w:rsidRPr="00CA6DCD" w:rsidRDefault="001907A1" w:rsidP="00CA6DCD">
      <w:pPr>
        <w:pStyle w:val="TF-TEXTO"/>
        <w:rPr>
          <w:ins w:id="605" w:author="Dalton Solano dos Reis" w:date="2023-11-06T10:21:00Z"/>
        </w:rPr>
      </w:pPr>
    </w:p>
    <w:p w14:paraId="6EC00F29" w14:textId="75787D62" w:rsidR="00CA6DCD" w:rsidRDefault="00DE0169" w:rsidP="001907A1">
      <w:pPr>
        <w:pStyle w:val="TF-TEXTO"/>
      </w:pPr>
      <w:r w:rsidRPr="00CA6DCD">
        <w:t xml:space="preserve">As leis de trânsito existem </w:t>
      </w:r>
      <w:r w:rsidR="00026810">
        <w:t>há</w:t>
      </w:r>
      <w:r w:rsidRPr="00CA6DCD">
        <w:t xml:space="preserve"> muito tempo no Brasil. O primeiro Código Nacional de Trânsito Brasileiro foi instituído pelo Decreto Lei n. 2.994, em 28 de janeiro de 1941</w:t>
      </w:r>
      <w:r w:rsidR="0076734B">
        <w:t xml:space="preserve"> </w:t>
      </w:r>
      <w:r w:rsidRPr="00CA6DCD">
        <w:t>(</w:t>
      </w:r>
      <w:r w:rsidR="001907A1" w:rsidRPr="00CA6DCD">
        <w:t>MOLETA</w:t>
      </w:r>
      <w:r w:rsidRPr="00CA6DCD">
        <w:t>, 2015) e desde então v</w:t>
      </w:r>
      <w:r w:rsidR="00026810">
        <w:t>ê</w:t>
      </w:r>
      <w:r w:rsidRPr="00CA6DCD">
        <w:t>m sofrendo alterações (</w:t>
      </w:r>
      <w:r w:rsidR="001907A1" w:rsidRPr="00CA6DCD">
        <w:t>AGÊNCIA SENADO</w:t>
      </w:r>
      <w:r w:rsidRPr="00CA6DCD">
        <w:t>, 2023).</w:t>
      </w:r>
      <w:r w:rsidR="003E4903" w:rsidRPr="00CA6DCD">
        <w:t xml:space="preserve"> </w:t>
      </w:r>
      <w:r w:rsidRPr="00CA6DCD">
        <w:t xml:space="preserve"> A</w:t>
      </w:r>
      <w:r w:rsidR="003E4903" w:rsidRPr="00CA6DCD">
        <w:t>tualmente</w:t>
      </w:r>
      <w:r w:rsidR="00CA6DCD">
        <w:t xml:space="preserve"> o trânsito brasileiro é regulamentado pela Lei </w:t>
      </w:r>
      <w:r w:rsidR="00CA6DCD" w:rsidRPr="00CA6DCD">
        <w:t>9.503/97 – Código de Trânsito Brasileiro</w:t>
      </w:r>
      <w:r w:rsidR="00CA6DCD">
        <w:t xml:space="preserve"> (CTB) e </w:t>
      </w:r>
      <w:r w:rsidR="0093274B">
        <w:t>é por meio deste documento que o trânsito brasileiro e as atribuições de seus agentes e órgãos de trânsito são definidas. O CTB também estabelece a gravidade das infrações, penalidades e normas de conduta (DOK, 2022).</w:t>
      </w:r>
    </w:p>
    <w:p w14:paraId="2EF05D01" w14:textId="6A43D33D" w:rsidR="003E4903" w:rsidRPr="00CA6DCD" w:rsidRDefault="00026810" w:rsidP="00026810">
      <w:pPr>
        <w:pStyle w:val="TF-TEXTO"/>
      </w:pPr>
      <w:bookmarkStart w:id="606" w:name="_Hlk147152629"/>
      <w:r w:rsidRPr="00026810">
        <w:t xml:space="preserve">De acordo com </w:t>
      </w:r>
      <w:del w:id="607" w:author="Dalton Solano dos Reis" w:date="2023-11-06T10:22:00Z">
        <w:r w:rsidRPr="00026810" w:rsidDel="001907A1">
          <w:delText xml:space="preserve">Bruna </w:delText>
        </w:r>
      </w:del>
      <w:r w:rsidRPr="00026810">
        <w:t xml:space="preserve">Cardoso (2023), </w:t>
      </w:r>
      <w:ins w:id="608" w:author="Dalton Solano dos Reis" w:date="2023-11-06T10:22:00Z">
        <w:r w:rsidR="001907A1">
          <w:t xml:space="preserve">a </w:t>
        </w:r>
      </w:ins>
      <w:del w:id="609" w:author="Dalton Solano dos Reis" w:date="2023-11-06T10:22:00Z">
        <w:r w:rsidRPr="00026810" w:rsidDel="001907A1">
          <w:delText xml:space="preserve">escritora do site Seu Game, </w:delText>
        </w:r>
      </w:del>
      <w:r w:rsidRPr="00026810">
        <w:t>“</w:t>
      </w:r>
      <w:ins w:id="610" w:author="Dalton Solano dos Reis" w:date="2023-11-06T10:23:00Z">
        <w:r w:rsidR="001907A1">
          <w:t xml:space="preserve">[..] </w:t>
        </w:r>
      </w:ins>
      <w:del w:id="611" w:author="Dalton Solano dos Reis" w:date="2023-11-06T10:22:00Z">
        <w:r w:rsidRPr="00026810" w:rsidDel="001907A1">
          <w:delText xml:space="preserve">A </w:delText>
        </w:r>
      </w:del>
      <w:r w:rsidRPr="00026810">
        <w:t>principal caraterística dos jogos de simulação é a de simular atividades da vida real”</w:t>
      </w:r>
      <w:ins w:id="612" w:author="Dalton Solano dos Reis" w:date="2023-11-06T10:23:00Z">
        <w:r w:rsidR="001907A1">
          <w:t xml:space="preserve">. </w:t>
        </w:r>
      </w:ins>
      <w:del w:id="613" w:author="Dalton Solano dos Reis" w:date="2023-11-06T10:23:00Z">
        <w:r w:rsidRPr="00026810" w:rsidDel="001907A1">
          <w:delText xml:space="preserve">, </w:delText>
        </w:r>
      </w:del>
      <w:ins w:id="614" w:author="Dalton Solano dos Reis" w:date="2023-11-06T10:23:00Z">
        <w:r w:rsidR="001907A1">
          <w:t xml:space="preserve">E </w:t>
        </w:r>
      </w:ins>
      <w:r>
        <w:t xml:space="preserve">pode </w:t>
      </w:r>
      <w:r w:rsidRPr="00026810">
        <w:t xml:space="preserve">ser algo mais complexo, como um jogo de simulador de avião ou até mesmo algo mais simples (e até sem utilidade), como um jogo de simulador de pedra. </w:t>
      </w:r>
      <w:ins w:id="615" w:author="Dalton Solano dos Reis" w:date="2023-11-06T10:23:00Z">
        <w:r w:rsidR="001907A1">
          <w:t xml:space="preserve">Já </w:t>
        </w:r>
      </w:ins>
      <w:del w:id="616" w:author="Dalton Solano dos Reis" w:date="2023-11-06T10:23:00Z">
        <w:r w:rsidRPr="00026810" w:rsidDel="001907A1">
          <w:delText xml:space="preserve">De </w:delText>
        </w:r>
      </w:del>
      <w:ins w:id="617" w:author="Dalton Solano dos Reis" w:date="2023-11-06T10:23:00Z">
        <w:r w:rsidR="001907A1">
          <w:t>d</w:t>
        </w:r>
        <w:r w:rsidR="001907A1" w:rsidRPr="00026810">
          <w:t xml:space="preserve">e </w:t>
        </w:r>
      </w:ins>
      <w:r w:rsidRPr="00026810">
        <w:t xml:space="preserve">acordo </w:t>
      </w:r>
      <w:del w:id="618" w:author="Dalton Solano dos Reis" w:date="2023-11-06T10:23:00Z">
        <w:r w:rsidRPr="00026810" w:rsidDel="001907A1">
          <w:delText xml:space="preserve">com o jornalista </w:delText>
        </w:r>
      </w:del>
      <w:r w:rsidRPr="00026810">
        <w:t xml:space="preserve">Souza (2013), </w:t>
      </w:r>
      <w:del w:id="619" w:author="Dalton Solano dos Reis" w:date="2023-11-06T10:24:00Z">
        <w:r w:rsidRPr="00026810" w:rsidDel="001907A1">
          <w:delText xml:space="preserve">colunista do jornal informativo da Universidade São Paulo (USP), Coruja informática, </w:delText>
        </w:r>
      </w:del>
      <w:r w:rsidRPr="00026810">
        <w:t xml:space="preserve">o primeiro jogo de simulação foi feito em 1947, por Thomas T. Goldsmith Jr. </w:t>
      </w:r>
      <w:del w:id="620" w:author="Dalton Solano dos Reis" w:date="2023-11-06T10:24:00Z">
        <w:r w:rsidRPr="00026810" w:rsidDel="001907A1">
          <w:delText xml:space="preserve">E </w:delText>
        </w:r>
      </w:del>
      <w:ins w:id="621" w:author="Dalton Solano dos Reis" w:date="2023-11-06T10:24:00Z">
        <w:r w:rsidR="001907A1">
          <w:t>e</w:t>
        </w:r>
        <w:r w:rsidR="001907A1" w:rsidRPr="00026810">
          <w:t xml:space="preserve"> </w:t>
        </w:r>
      </w:ins>
      <w:proofErr w:type="spellStart"/>
      <w:r w:rsidRPr="00026810">
        <w:t>Estle</w:t>
      </w:r>
      <w:proofErr w:type="spellEnd"/>
      <w:r w:rsidRPr="00026810">
        <w:t xml:space="preserve"> Ray Mann</w:t>
      </w:r>
      <w:ins w:id="622" w:author="Dalton Solano dos Reis" w:date="2023-11-06T10:24:00Z">
        <w:r w:rsidR="001907A1">
          <w:t xml:space="preserve">. Este jogo de simulação </w:t>
        </w:r>
      </w:ins>
      <w:del w:id="623" w:author="Dalton Solano dos Reis" w:date="2023-11-06T10:24:00Z">
        <w:r w:rsidRPr="00026810" w:rsidDel="001907A1">
          <w:delText xml:space="preserve"> e se </w:delText>
        </w:r>
      </w:del>
      <w:r w:rsidRPr="00026810">
        <w:t>tratava de algo simples, com alguns botões e simulava um míssil sendo lançado em um alvo</w:t>
      </w:r>
      <w:del w:id="624" w:author="Dalton Solano dos Reis" w:date="2023-11-06T10:24:00Z">
        <w:r w:rsidRPr="00026810" w:rsidDel="001907A1">
          <w:delText>, p</w:delText>
        </w:r>
      </w:del>
      <w:ins w:id="625" w:author="Dalton Solano dos Reis" w:date="2023-11-06T10:24:00Z">
        <w:r w:rsidR="001907A1">
          <w:t>. P</w:t>
        </w:r>
      </w:ins>
      <w:r w:rsidRPr="00026810">
        <w:t xml:space="preserve">orém, hoje em dia já </w:t>
      </w:r>
      <w:ins w:id="626" w:author="Dalton Solano dos Reis" w:date="2023-11-06T10:24:00Z">
        <w:r w:rsidR="001907A1">
          <w:t xml:space="preserve">se </w:t>
        </w:r>
      </w:ins>
      <w:r w:rsidRPr="00026810">
        <w:t>evolu</w:t>
      </w:r>
      <w:ins w:id="627" w:author="Dalton Solano dos Reis" w:date="2023-11-06T10:25:00Z">
        <w:r w:rsidR="001907A1">
          <w:t>iu</w:t>
        </w:r>
      </w:ins>
      <w:del w:id="628" w:author="Dalton Solano dos Reis" w:date="2023-11-06T10:25:00Z">
        <w:r w:rsidRPr="00026810" w:rsidDel="001907A1">
          <w:delText>ímos</w:delText>
        </w:r>
      </w:del>
      <w:r w:rsidRPr="00026810">
        <w:t xml:space="preserve"> muito e </w:t>
      </w:r>
      <w:ins w:id="629" w:author="Dalton Solano dos Reis" w:date="2023-11-06T10:25:00Z">
        <w:r w:rsidR="001907A1">
          <w:t xml:space="preserve">se </w:t>
        </w:r>
      </w:ins>
      <w:r w:rsidRPr="00026810">
        <w:t>tem</w:t>
      </w:r>
      <w:del w:id="630" w:author="Dalton Solano dos Reis" w:date="2023-11-06T10:25:00Z">
        <w:r w:rsidRPr="00026810" w:rsidDel="001907A1">
          <w:delText>os</w:delText>
        </w:r>
      </w:del>
      <w:r w:rsidRPr="00026810">
        <w:t xml:space="preserve"> uma variedade enorme de simuladores disponíveis, dos mais simples aos mais complexos.</w:t>
      </w:r>
    </w:p>
    <w:p w14:paraId="57F2CD06" w14:textId="0C3062ED" w:rsidR="008801DD" w:rsidRPr="00611902" w:rsidRDefault="008801DD" w:rsidP="008801DD">
      <w:pPr>
        <w:pStyle w:val="TF-TEXTO"/>
      </w:pPr>
      <w:bookmarkStart w:id="631" w:name="_Toc351015602"/>
      <w:bookmarkEnd w:id="390"/>
      <w:bookmarkEnd w:id="391"/>
      <w:bookmarkEnd w:id="392"/>
      <w:bookmarkEnd w:id="393"/>
      <w:bookmarkEnd w:id="394"/>
      <w:bookmarkEnd w:id="395"/>
      <w:bookmarkEnd w:id="396"/>
      <w:bookmarkEnd w:id="606"/>
      <w:r w:rsidRPr="00611902">
        <w:t xml:space="preserve">De acordo com a o </w:t>
      </w:r>
      <w:proofErr w:type="spellStart"/>
      <w:r w:rsidRPr="00611902">
        <w:t>SErviço</w:t>
      </w:r>
      <w:proofErr w:type="spellEnd"/>
      <w:r w:rsidRPr="00611902">
        <w:t xml:space="preserve"> </w:t>
      </w:r>
      <w:proofErr w:type="spellStart"/>
      <w:r w:rsidRPr="00611902">
        <w:t>BRAsileiro</w:t>
      </w:r>
      <w:proofErr w:type="spellEnd"/>
      <w:r w:rsidRPr="00611902">
        <w:t xml:space="preserve"> de Apoio </w:t>
      </w:r>
      <w:del w:id="632" w:author="Dalton Solano dos Reis" w:date="2023-11-06T10:25:00Z">
        <w:r w:rsidRPr="00611902" w:rsidDel="001907A1">
          <w:delText>ás</w:delText>
        </w:r>
      </w:del>
      <w:ins w:id="633" w:author="Dalton Solano dos Reis" w:date="2023-11-06T10:25:00Z">
        <w:r w:rsidR="001907A1" w:rsidRPr="00611902">
          <w:t>às</w:t>
        </w:r>
      </w:ins>
      <w:r w:rsidRPr="00611902">
        <w:t xml:space="preserve"> micro e pequenas Empresa (SEBRAE, 2023) a Realidade Aumentada (RA) “mistura o virtual com o real, fazendo com que o usuário, por meio de dispositivos eletrônicos, perceba objetos virtuais no contexto real.”</w:t>
      </w:r>
      <w:r w:rsidR="00367CAB">
        <w:t>.</w:t>
      </w:r>
      <w:r w:rsidRPr="00611902">
        <w:t xml:space="preserve"> </w:t>
      </w:r>
      <w:r w:rsidR="00367CAB">
        <w:t xml:space="preserve">O </w:t>
      </w:r>
      <w:r w:rsidRPr="00611902">
        <w:t xml:space="preserve">uso da RA já é presente em diversas áreas da tecnologia, abrangendo a parte do ensino de línguas, games, </w:t>
      </w:r>
      <w:del w:id="634" w:author="Dalton Solano dos Reis" w:date="2023-11-06T10:26:00Z">
        <w:r w:rsidRPr="00611902" w:rsidDel="001907A1">
          <w:delText xml:space="preserve">tours </w:delText>
        </w:r>
      </w:del>
      <w:ins w:id="635" w:author="Dalton Solano dos Reis" w:date="2023-11-06T10:26:00Z">
        <w:r w:rsidR="001907A1">
          <w:t>passeios</w:t>
        </w:r>
        <w:r w:rsidR="001907A1" w:rsidRPr="00611902">
          <w:t xml:space="preserve"> </w:t>
        </w:r>
      </w:ins>
      <w:r w:rsidRPr="00611902">
        <w:t>on-line, decoração de espaços e segmento de vendas</w:t>
      </w:r>
      <w:r w:rsidR="00367CAB">
        <w:t xml:space="preserve"> (</w:t>
      </w:r>
      <w:r w:rsidR="00367CAB" w:rsidRPr="00611902">
        <w:t>SEBRAE, 2023</w:t>
      </w:r>
      <w:r w:rsidR="00367CAB">
        <w:t>)</w:t>
      </w:r>
      <w:r w:rsidRPr="00611902">
        <w:t>.</w:t>
      </w:r>
    </w:p>
    <w:p w14:paraId="17AD6015" w14:textId="77777777" w:rsidR="00EB1701" w:rsidRDefault="00EB1701" w:rsidP="00EB1701">
      <w:pPr>
        <w:pStyle w:val="TF-refernciasbibliogrficasTTULO"/>
        <w:rPr>
          <w:ins w:id="636" w:author="Dalton Solano dos Reis" w:date="2023-11-06T09:16:00Z"/>
        </w:rPr>
      </w:pPr>
      <w:ins w:id="637" w:author="Dalton Solano dos Reis" w:date="2023-11-06T09:16:00Z">
        <w:r>
          <w:t>Referências</w:t>
        </w:r>
      </w:ins>
    </w:p>
    <w:p w14:paraId="4DFFFD89" w14:textId="72E6B4A7" w:rsidR="005A10B7" w:rsidDel="00EB1701" w:rsidRDefault="00451B94" w:rsidP="00135943">
      <w:pPr>
        <w:pStyle w:val="TF-refernciasbibliogrficasTTULO"/>
        <w:rPr>
          <w:del w:id="638" w:author="Dalton Solano dos Reis" w:date="2023-11-06T09:16:00Z"/>
          <w:b w:val="0"/>
          <w:caps w:val="0"/>
        </w:rPr>
      </w:pPr>
      <w:del w:id="639" w:author="Dalton Solano dos Reis" w:date="2023-11-06T09:16:00Z">
        <w:r w:rsidRPr="002E18F5" w:rsidDel="00EB1701">
          <w:delText>Referências</w:delText>
        </w:r>
        <w:bookmarkEnd w:id="631"/>
      </w:del>
    </w:p>
    <w:p w14:paraId="20E6594D" w14:textId="7B907BB1" w:rsidR="00720871" w:rsidRDefault="00720871" w:rsidP="00135943">
      <w:pPr>
        <w:pStyle w:val="TF-refernciasITEM"/>
      </w:pPr>
      <w:r w:rsidRPr="00720871">
        <w:t xml:space="preserve">Agência Senado. </w:t>
      </w:r>
      <w:r w:rsidRPr="00720871">
        <w:rPr>
          <w:b/>
          <w:bCs/>
        </w:rPr>
        <w:t>Publicada lei com mudanças no Código de Trânsito Brasileiro.</w:t>
      </w:r>
      <w:r w:rsidRPr="00720871">
        <w:t xml:space="preserve"> SENADO </w:t>
      </w:r>
      <w:proofErr w:type="gramStart"/>
      <w:r w:rsidRPr="00720871">
        <w:t>NOTICIAS</w:t>
      </w:r>
      <w:proofErr w:type="gramEnd"/>
      <w:r w:rsidRPr="00720871">
        <w:t xml:space="preserve">, 2023. </w:t>
      </w:r>
      <w:proofErr w:type="spellStart"/>
      <w:r w:rsidRPr="00720871">
        <w:t>Disnponível</w:t>
      </w:r>
      <w:proofErr w:type="spellEnd"/>
      <w:r w:rsidRPr="00720871">
        <w:t xml:space="preserve"> em: https://www12.senado.leg.br/noticias/materias/2023/06/20/publicada-lei-com-mudancas-no-codigo-de-transito-brasileiro Acesso em: 30 out. 2023</w:t>
      </w:r>
      <w:ins w:id="640" w:author="Dalton Solano dos Reis" w:date="2023-11-06T10:28:00Z">
        <w:r w:rsidR="00B8320A">
          <w:t>.</w:t>
        </w:r>
      </w:ins>
    </w:p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 xml:space="preserve">Validação de simuladores de condução </w:t>
      </w:r>
      <w:proofErr w:type="spellStart"/>
      <w:r w:rsidR="00135943" w:rsidRPr="00AB0292">
        <w:rPr>
          <w:b/>
          <w:bCs/>
        </w:rPr>
        <w:t>low-cost</w:t>
      </w:r>
      <w:proofErr w:type="spellEnd"/>
      <w:r w:rsidR="00135943" w:rsidRPr="00AB0292">
        <w:rPr>
          <w:b/>
          <w:bCs/>
        </w:rPr>
        <w:t xml:space="preserve"> baseados em jogos sérios usando Heads-</w:t>
      </w:r>
      <w:proofErr w:type="spellStart"/>
      <w:r w:rsidR="00135943" w:rsidRPr="00AB0292">
        <w:rPr>
          <w:b/>
          <w:bCs/>
        </w:rPr>
        <w:t>Up</w:t>
      </w:r>
      <w:proofErr w:type="spellEnd"/>
      <w:r w:rsidR="00135943" w:rsidRPr="00AB0292">
        <w:rPr>
          <w:b/>
          <w:bCs/>
        </w:rPr>
        <w:t xml:space="preserve"> Display: estudo de caso com simulação de dispositivos </w:t>
      </w:r>
      <w:proofErr w:type="spellStart"/>
      <w:r w:rsidR="00135943" w:rsidRPr="00AB0292">
        <w:rPr>
          <w:b/>
          <w:bCs/>
        </w:rPr>
        <w:t>in-glass</w:t>
      </w:r>
      <w:proofErr w:type="spellEnd"/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proofErr w:type="spellStart"/>
      <w:r w:rsidRPr="00CA59DB">
        <w:rPr>
          <w:b/>
          <w:bCs/>
        </w:rPr>
        <w:t>TransitAR</w:t>
      </w:r>
      <w:proofErr w:type="spellEnd"/>
      <w:r w:rsidRPr="00CA59DB">
        <w:rPr>
          <w:b/>
          <w:bCs/>
        </w:rPr>
        <w:t>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26DA5BB3" w14:textId="0ACCC767" w:rsidR="00135943" w:rsidRDefault="00174418" w:rsidP="00135943">
      <w:pPr>
        <w:pStyle w:val="TF-refernciasITEM"/>
      </w:pPr>
      <w:r>
        <w:t>CARDOSO</w:t>
      </w:r>
      <w:r w:rsidR="00135943">
        <w:t xml:space="preserve">, Bruna. </w:t>
      </w:r>
      <w:r w:rsidR="00135943" w:rsidRPr="00894089">
        <w:rPr>
          <w:b/>
          <w:bCs/>
        </w:rPr>
        <w:t xml:space="preserve">Jogos de simulação? O que são </w:t>
      </w:r>
      <w:proofErr w:type="gramStart"/>
      <w:r w:rsidR="00135943" w:rsidRPr="00894089">
        <w:rPr>
          <w:b/>
          <w:bCs/>
        </w:rPr>
        <w:t>exatamente?</w:t>
      </w:r>
      <w:r w:rsidR="00135943">
        <w:rPr>
          <w:b/>
          <w:bCs/>
        </w:rPr>
        <w:t>.</w:t>
      </w:r>
      <w:proofErr w:type="gramEnd"/>
      <w:r w:rsidR="00135943" w:rsidRPr="00894089">
        <w:t xml:space="preserve"> SEUGAME</w:t>
      </w:r>
      <w:r w:rsidR="00BE51C0">
        <w:t xml:space="preserve">. </w:t>
      </w:r>
      <w:r w:rsidR="00135943">
        <w:t xml:space="preserve">Disponível em: </w:t>
      </w:r>
      <w:r w:rsidR="00135943" w:rsidRPr="00AB0292">
        <w:t>https://seugame.com/o-que-sao-jogos-de-simulacao/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2E72BDD1" w14:textId="17A407D2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5EED7495" w14:textId="6F5F93C1" w:rsidR="00B8320A" w:rsidDel="00B8320A" w:rsidRDefault="003E7560" w:rsidP="00B8320A">
      <w:pPr>
        <w:pStyle w:val="TF-refernciasITEM"/>
        <w:rPr>
          <w:del w:id="641" w:author="Dalton Solano dos Reis" w:date="2023-11-06T10:28:00Z"/>
          <w:moveTo w:id="642" w:author="Dalton Solano dos Reis" w:date="2023-11-06T10:28:00Z"/>
        </w:rPr>
      </w:pPr>
      <w:del w:id="643" w:author="Dalton Solano dos Reis" w:date="2023-11-06T10:28:00Z">
        <w:r w:rsidDel="00B8320A">
          <w:delText>D</w:delText>
        </w:r>
        <w:r w:rsidRPr="00AB0292" w:rsidDel="00B8320A">
          <w:delText>epartamento Estadual de Trânsito</w:delText>
        </w:r>
        <w:r w:rsidDel="00B8320A">
          <w:delText xml:space="preserve"> (</w:delText>
        </w:r>
        <w:r w:rsidRPr="00AB0292" w:rsidDel="00B8320A">
          <w:delText>DETRAN</w:delText>
        </w:r>
        <w:r w:rsidDel="00B8320A">
          <w:delText xml:space="preserve">). </w:delText>
        </w:r>
        <w:r w:rsidRPr="00AB0292" w:rsidDel="00B8320A">
          <w:rPr>
            <w:b/>
            <w:bCs/>
          </w:rPr>
          <w:delText>Legislação de Trânsito</w:delText>
        </w:r>
        <w:r w:rsidDel="00B8320A">
          <w:delText xml:space="preserve">. DETRAN.RO, </w:delText>
        </w:r>
      </w:del>
      <w:del w:id="644" w:author="Dalton Solano dos Reis" w:date="2023-11-06T10:27:00Z">
        <w:r w:rsidDel="001907A1">
          <w:delText>2016</w:delText>
        </w:r>
      </w:del>
      <w:del w:id="645" w:author="Dalton Solano dos Reis" w:date="2023-11-06T10:28:00Z">
        <w:r w:rsidDel="00B8320A">
          <w:delText xml:space="preserve">. Disponível em: </w:delText>
        </w:r>
        <w:r w:rsidRPr="00AB0292" w:rsidDel="00B8320A">
          <w:delText>https://www.detran.ro.gov.br/institucional/legislacao-de-transito/</w:delText>
        </w:r>
        <w:r w:rsidR="00BE51C0" w:rsidDel="00B8320A">
          <w:delText>.</w:delText>
        </w:r>
        <w:r w:rsidDel="00B8320A">
          <w:delText xml:space="preserve"> Acesso em: 24 out. 2023</w:delText>
        </w:r>
        <w:r w:rsidR="00CC4C3E" w:rsidDel="00B8320A">
          <w:delText>.</w:delText>
        </w:r>
      </w:del>
      <w:moveToRangeStart w:id="646" w:author="Dalton Solano dos Reis" w:date="2023-11-06T10:28:00Z" w:name="move150158899"/>
      <w:moveTo w:id="647" w:author="Dalton Solano dos Reis" w:date="2023-11-06T10:28:00Z">
        <w:r w:rsidR="00B8320A" w:rsidRPr="00ED1D3E">
          <w:t>Departamento Estadual de Trânsito</w:t>
        </w:r>
        <w:r w:rsidR="00B8320A">
          <w:t xml:space="preserve"> (DETRAN). </w:t>
        </w:r>
        <w:r w:rsidR="00B8320A" w:rsidRPr="00ED1D3E">
          <w:rPr>
            <w:b/>
            <w:bCs/>
          </w:rPr>
          <w:t>Simulador de direção não é mais obrigatório e CNH fica R$ 377,60 mais barata no RS</w:t>
        </w:r>
        <w:r w:rsidR="00B8320A">
          <w:rPr>
            <w:b/>
            <w:bCs/>
          </w:rPr>
          <w:t xml:space="preserve">. </w:t>
        </w:r>
        <w:r w:rsidR="00B8320A" w:rsidRPr="00ED1D3E">
          <w:t>DETRANRS, 2022. Disponível em:</w:t>
        </w:r>
        <w:r w:rsidR="00B8320A">
          <w:t xml:space="preserve"> </w:t>
        </w:r>
        <w:r w:rsidR="00B8320A" w:rsidRPr="00ED1D3E">
          <w:t>https://www.detran.rs.gov.br/simulador-de-direcao-nao-e-mais-obrigatorio-e-cnh-fica-r-377-60-mais-barata-no-rs</w:t>
        </w:r>
        <w:r w:rsidR="00B8320A">
          <w:t xml:space="preserve">. </w:t>
        </w:r>
        <w:r w:rsidR="00B8320A" w:rsidRPr="00ED1D3E">
          <w:t xml:space="preserve"> Acesso em: 29 out. 2023</w:t>
        </w:r>
      </w:moveTo>
      <w:ins w:id="648" w:author="Dalton Solano dos Reis" w:date="2023-11-06T10:28:00Z">
        <w:r w:rsidR="00B8320A">
          <w:t>.</w:t>
        </w:r>
      </w:ins>
    </w:p>
    <w:moveToRangeEnd w:id="646"/>
    <w:p w14:paraId="3D6731ED" w14:textId="77777777" w:rsidR="00B8320A" w:rsidRDefault="00B8320A" w:rsidP="003E7560">
      <w:pPr>
        <w:pStyle w:val="TF-refernciasITEM"/>
      </w:pPr>
    </w:p>
    <w:p w14:paraId="128DF4F1" w14:textId="5D52937A" w:rsidR="0093274B" w:rsidRDefault="0093274B" w:rsidP="003E7560">
      <w:pPr>
        <w:pStyle w:val="TF-refernciasITEM"/>
      </w:pPr>
      <w:r>
        <w:t xml:space="preserve">DOK Despachante. </w:t>
      </w:r>
      <w:r w:rsidRPr="0093274B">
        <w:rPr>
          <w:b/>
          <w:bCs/>
        </w:rPr>
        <w:t>Código de Trânsito Brasileiro: atualização e principais artigos</w:t>
      </w:r>
      <w:r>
        <w:t xml:space="preserve">. DOK Despachante, 2022. Disponível em: </w:t>
      </w:r>
      <w:del w:id="649" w:author="Dalton Solano dos Reis" w:date="2023-11-06T10:28:00Z">
        <w:r w:rsidRPr="0093274B" w:rsidDel="00B8320A">
          <w:delText>https://www.despachantedok.com.br/blog/veiculo/codigo-de-transito-brasileiro/</w:delText>
        </w:r>
        <w:r w:rsidDel="00B8320A">
          <w:delText xml:space="preserve">  Acesso</w:delText>
        </w:r>
      </w:del>
      <w:ins w:id="650" w:author="Dalton Solano dos Reis" w:date="2023-11-06T10:28:00Z">
        <w:r w:rsidR="00B8320A" w:rsidRPr="0093274B">
          <w:t>https://www.despachantedok.com.br/blog/veiculo/codigo-de-transito-brasileiro/</w:t>
        </w:r>
        <w:r w:rsidR="00B8320A">
          <w:t xml:space="preserve"> Acesso</w:t>
        </w:r>
      </w:ins>
      <w:r>
        <w:t xml:space="preserve"> em: 02 nov. 2023</w:t>
      </w:r>
      <w:ins w:id="651" w:author="Dalton Solano dos Reis" w:date="2023-11-06T10:28:00Z">
        <w:r w:rsidR="00B8320A">
          <w:t>.</w:t>
        </w:r>
      </w:ins>
    </w:p>
    <w:p w14:paraId="266D0C79" w14:textId="045E95B3" w:rsidR="00ED1D3E" w:rsidDel="00B8320A" w:rsidRDefault="00ED1D3E" w:rsidP="003E7560">
      <w:pPr>
        <w:pStyle w:val="TF-refernciasITEM"/>
        <w:rPr>
          <w:moveFrom w:id="652" w:author="Dalton Solano dos Reis" w:date="2023-11-06T10:28:00Z"/>
        </w:rPr>
      </w:pPr>
      <w:moveFromRangeStart w:id="653" w:author="Dalton Solano dos Reis" w:date="2023-11-06T10:28:00Z" w:name="move150158899"/>
      <w:moveFrom w:id="654" w:author="Dalton Solano dos Reis" w:date="2023-11-06T10:28:00Z">
        <w:r w:rsidRPr="00ED1D3E" w:rsidDel="00B8320A">
          <w:lastRenderedPageBreak/>
          <w:t>Departamento Estadual de Trânsito</w:t>
        </w:r>
        <w:r w:rsidDel="00B8320A">
          <w:t xml:space="preserve"> (DETRAN</w:t>
        </w:r>
        <w:r w:rsidR="00445680" w:rsidDel="00B8320A">
          <w:t>)</w:t>
        </w:r>
        <w:r w:rsidDel="00B8320A">
          <w:t xml:space="preserve">. </w:t>
        </w:r>
        <w:r w:rsidRPr="00ED1D3E" w:rsidDel="00B8320A">
          <w:rPr>
            <w:b/>
            <w:bCs/>
          </w:rPr>
          <w:t>Simulador de direção não é mais obrigatório e CNH fica R$ 377,60 mais barata no RS</w:t>
        </w:r>
        <w:r w:rsidDel="00B8320A">
          <w:rPr>
            <w:b/>
            <w:bCs/>
          </w:rPr>
          <w:t xml:space="preserve">. </w:t>
        </w:r>
        <w:r w:rsidRPr="00ED1D3E" w:rsidDel="00B8320A">
          <w:t>DETRANRS, 2022. Disponível em:</w:t>
        </w:r>
        <w:r w:rsidDel="00B8320A">
          <w:t xml:space="preserve"> </w:t>
        </w:r>
        <w:r w:rsidRPr="00ED1D3E" w:rsidDel="00B8320A">
          <w:t>https://www.detran.rs.gov.br/simulador-de-direcao-nao-e-mais-obrigatorio-e-cnh-fica-r-377-60-mais-barata-no-rs</w:t>
        </w:r>
        <w:r w:rsidDel="00B8320A">
          <w:t xml:space="preserve">. </w:t>
        </w:r>
        <w:r w:rsidRPr="00ED1D3E" w:rsidDel="00B8320A">
          <w:t xml:space="preserve"> Acesso em: 29 out. 2023</w:t>
        </w:r>
      </w:moveFrom>
    </w:p>
    <w:moveFromRangeEnd w:id="653"/>
    <w:p w14:paraId="354D4F2A" w14:textId="1E7C9B08" w:rsidR="003E7560" w:rsidRDefault="00174418" w:rsidP="003E7560">
      <w:pPr>
        <w:pStyle w:val="TF-refernciasITEM"/>
      </w:pPr>
      <w:r>
        <w:t>GODRI</w:t>
      </w:r>
      <w:r w:rsidR="003E7560">
        <w:t xml:space="preserve">, </w:t>
      </w:r>
      <w:proofErr w:type="spellStart"/>
      <w:r w:rsidR="003E7560">
        <w:t>Yane</w:t>
      </w:r>
      <w:proofErr w:type="spellEnd"/>
      <w:r w:rsidR="003E7560">
        <w:t xml:space="preserve">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r w:rsidR="009E65A2">
        <w:t>Ossamu</w:t>
      </w:r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222C8BBE" w14:textId="4E4A39C5" w:rsidR="00C61568" w:rsidDel="00B8320A" w:rsidRDefault="00C61568" w:rsidP="003E7560">
      <w:pPr>
        <w:pStyle w:val="TF-refernciasITEM"/>
        <w:rPr>
          <w:moveFrom w:id="655" w:author="Dalton Solano dos Reis" w:date="2023-11-06T10:29:00Z"/>
        </w:rPr>
      </w:pPr>
      <w:moveFromRangeStart w:id="656" w:author="Dalton Solano dos Reis" w:date="2023-11-06T10:29:00Z" w:name="move150158973"/>
      <w:moveFrom w:id="657" w:author="Dalton Solano dos Reis" w:date="2023-11-06T10:29:00Z">
        <w:r w:rsidDel="00B8320A">
          <w:t xml:space="preserve">ICFC. </w:t>
        </w:r>
        <w:r w:rsidRPr="00C61568" w:rsidDel="00B8320A">
          <w:rPr>
            <w:b/>
            <w:bCs/>
          </w:rPr>
          <w:t>Desafios dos alunos de autoescolas: os 5 maiores medos</w:t>
        </w:r>
        <w:r w:rsidDel="00B8320A">
          <w:t xml:space="preserve">. ICFC, 2020. Disponível em: </w:t>
        </w:r>
        <w:r w:rsidRPr="00C61568" w:rsidDel="00B8320A">
          <w:t>https://icfc.com.br/planejamento-e-administracao/e-desafios-dos-alunos-de-autoescolas-os-5-maiores-medos/</w:t>
        </w:r>
        <w:r w:rsidR="00576B6B" w:rsidDel="00B8320A">
          <w:t>.</w:t>
        </w:r>
        <w:r w:rsidDel="00B8320A">
          <w:t xml:space="preserve"> Acesso em: 29 out. 2023</w:t>
        </w:r>
        <w:r w:rsidR="00CC4C3E" w:rsidDel="00B8320A">
          <w:t>.</w:t>
        </w:r>
      </w:moveFrom>
    </w:p>
    <w:moveFromRangeEnd w:id="656"/>
    <w:p w14:paraId="35554398" w14:textId="28FC0481" w:rsidR="003E7560" w:rsidRDefault="003E7560" w:rsidP="003E7560">
      <w:pPr>
        <w:pStyle w:val="TF-refernciasITEM"/>
        <w:rPr>
          <w:ins w:id="658" w:author="Dalton Solano dos Reis" w:date="2023-11-06T10:29:00Z"/>
          <w:lang w:val="en-US"/>
        </w:rPr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proofErr w:type="spellStart"/>
      <w:r w:rsidRPr="00DB567E">
        <w:rPr>
          <w:lang w:val="en-US"/>
        </w:rPr>
        <w:t>Acesso</w:t>
      </w:r>
      <w:proofErr w:type="spellEnd"/>
      <w:r w:rsidRPr="00DB567E">
        <w:rPr>
          <w:lang w:val="en-US"/>
        </w:rPr>
        <w:t xml:space="preserve"> </w:t>
      </w:r>
      <w:proofErr w:type="spellStart"/>
      <w:r w:rsidRPr="00DB567E">
        <w:rPr>
          <w:lang w:val="en-US"/>
        </w:rPr>
        <w:t>em</w:t>
      </w:r>
      <w:proofErr w:type="spellEnd"/>
      <w:r w:rsidRPr="00DB567E">
        <w:rPr>
          <w:lang w:val="en-US"/>
        </w:rPr>
        <w:t>: 24 out. 2023</w:t>
      </w:r>
      <w:r w:rsidR="00CC4C3E" w:rsidRPr="00DB567E">
        <w:rPr>
          <w:lang w:val="en-US"/>
        </w:rPr>
        <w:t>.</w:t>
      </w:r>
    </w:p>
    <w:p w14:paraId="56A99510" w14:textId="77777777" w:rsidR="00B8320A" w:rsidDel="00B8320A" w:rsidRDefault="00B8320A" w:rsidP="00B8320A">
      <w:pPr>
        <w:pStyle w:val="TF-refernciasITEM"/>
        <w:rPr>
          <w:del w:id="659" w:author="Dalton Solano dos Reis" w:date="2023-11-06T10:29:00Z"/>
          <w:moveTo w:id="660" w:author="Dalton Solano dos Reis" w:date="2023-11-06T10:29:00Z"/>
        </w:rPr>
      </w:pPr>
      <w:moveToRangeStart w:id="661" w:author="Dalton Solano dos Reis" w:date="2023-11-06T10:29:00Z" w:name="move150158973"/>
      <w:moveTo w:id="662" w:author="Dalton Solano dos Reis" w:date="2023-11-06T10:29:00Z">
        <w:r>
          <w:t xml:space="preserve">ICFC. </w:t>
        </w:r>
        <w:r w:rsidRPr="00C61568">
          <w:rPr>
            <w:b/>
            <w:bCs/>
          </w:rPr>
          <w:t>Desafios dos alunos de autoescolas: os 5 maiores medos</w:t>
        </w:r>
        <w:r>
          <w:t xml:space="preserve">. ICFC, 2020. Disponível em: </w:t>
        </w:r>
        <w:r w:rsidRPr="00C61568">
          <w:t>https://icfc.com.br/planejamento-e-administracao/e-desafios-dos-alunos-de-autoescolas-os-5-maiores-medos/</w:t>
        </w:r>
        <w:r>
          <w:t>. Acesso em: 29 out. 2023.</w:t>
        </w:r>
      </w:moveTo>
    </w:p>
    <w:moveToRangeEnd w:id="661"/>
    <w:p w14:paraId="243B8ABA" w14:textId="77777777" w:rsidR="00B8320A" w:rsidRPr="00DB567E" w:rsidRDefault="00B8320A" w:rsidP="003E7560">
      <w:pPr>
        <w:pStyle w:val="TF-refernciasITEM"/>
        <w:rPr>
          <w:lang w:val="en-US"/>
        </w:rPr>
      </w:pPr>
    </w:p>
    <w:p w14:paraId="1C31A9C8" w14:textId="5D4FC249" w:rsidR="00174418" w:rsidRPr="00AB0292" w:rsidDel="00B8320A" w:rsidRDefault="00174418" w:rsidP="00174418">
      <w:pPr>
        <w:pStyle w:val="TF-refernciasITEM"/>
        <w:rPr>
          <w:del w:id="663" w:author="Dalton Solano dos Reis" w:date="2023-11-06T10:31:00Z"/>
        </w:rPr>
      </w:pPr>
      <w:del w:id="664" w:author="Dalton Solano dos Reis" w:date="2023-11-06T10:31:00Z">
        <w:r w:rsidDel="00B8320A">
          <w:rPr>
            <w:lang w:val="en-US"/>
          </w:rPr>
          <w:delText>LEE</w:delText>
        </w:r>
        <w:r w:rsidRPr="003E7560" w:rsidDel="00B8320A">
          <w:rPr>
            <w:lang w:val="en-US"/>
          </w:rPr>
          <w:delText xml:space="preserve">, </w:delText>
        </w:r>
        <w:r w:rsidR="00B8320A" w:rsidDel="00B8320A">
          <w:rPr>
            <w:lang w:val="en-US"/>
          </w:rPr>
          <w:delText>YANG</w:delText>
        </w:r>
        <w:r w:rsidRPr="003E7560" w:rsidDel="00B8320A">
          <w:rPr>
            <w:lang w:val="en-US"/>
          </w:rPr>
          <w:delText xml:space="preserve"> </w:delText>
        </w:r>
        <w:r w:rsidRPr="00170981" w:rsidDel="00B8320A">
          <w:rPr>
            <w:i/>
            <w:iCs/>
            <w:lang w:val="en-US"/>
          </w:rPr>
          <w:delText>et</w:delText>
        </w:r>
      </w:del>
      <w:del w:id="665" w:author="Dalton Solano dos Reis" w:date="2023-11-06T08:52:00Z">
        <w:r w:rsidRPr="00170981" w:rsidDel="000D40C2">
          <w:rPr>
            <w:i/>
            <w:iCs/>
            <w:lang w:val="en-US"/>
          </w:rPr>
          <w:delText>.</w:delText>
        </w:r>
      </w:del>
      <w:del w:id="666" w:author="Dalton Solano dos Reis" w:date="2023-11-06T10:31:00Z">
        <w:r w:rsidRPr="00170981" w:rsidDel="00B8320A">
          <w:rPr>
            <w:i/>
            <w:iCs/>
            <w:lang w:val="en-US"/>
          </w:rPr>
          <w:delText xml:space="preserve"> </w:delText>
        </w:r>
        <w:r w:rsidR="00170981" w:rsidRPr="00170981" w:rsidDel="00B8320A">
          <w:rPr>
            <w:i/>
            <w:iCs/>
            <w:lang w:val="en-US"/>
          </w:rPr>
          <w:delText>a</w:delText>
        </w:r>
        <w:r w:rsidRPr="00170981" w:rsidDel="00B8320A">
          <w:rPr>
            <w:i/>
            <w:iCs/>
            <w:lang w:val="en-US"/>
          </w:rPr>
          <w:delText>l.</w:delText>
        </w:r>
        <w:r w:rsidRPr="00AB0292" w:rsidDel="00B8320A">
          <w:rPr>
            <w:lang w:val="en-US"/>
          </w:rPr>
          <w:delText xml:space="preserve"> </w:delText>
        </w:r>
        <w:r w:rsidRPr="00AB0292" w:rsidDel="00B8320A">
          <w:rPr>
            <w:b/>
            <w:bCs/>
            <w:lang w:val="en-US"/>
          </w:rPr>
          <w:delText>Unity 3D production and environmental perception vehicle simulation platform.</w:delText>
        </w:r>
        <w:r w:rsidDel="00B8320A">
          <w:rPr>
            <w:lang w:val="en-US"/>
          </w:rPr>
          <w:delText xml:space="preserve"> </w:delText>
        </w:r>
        <w:r w:rsidRPr="00AB0292" w:rsidDel="00B8320A">
          <w:delText>IC</w:delText>
        </w:r>
        <w:r w:rsidDel="00B8320A">
          <w:delText xml:space="preserve">AMSE, 2016. </w:delText>
        </w:r>
        <w:r w:rsidRPr="00AB0292" w:rsidDel="00B8320A">
          <w:delText xml:space="preserve"> Disponível em: https://ieeexplore.ieee.org/abstract/document/7840349</w:delText>
        </w:r>
        <w:r w:rsidR="00CC4C3E" w:rsidDel="00B8320A">
          <w:delText>.</w:delText>
        </w:r>
        <w:r w:rsidRPr="00AB0292" w:rsidDel="00B8320A">
          <w:delText xml:space="preserve"> Acesso em: 24 out. 2023</w:delText>
        </w:r>
        <w:r w:rsidR="00CC4C3E" w:rsidDel="00B8320A">
          <w:delText>.</w:delText>
        </w:r>
      </w:del>
    </w:p>
    <w:p w14:paraId="5E6B1E99" w14:textId="36364E6F" w:rsidR="003E7560" w:rsidDel="00B8320A" w:rsidRDefault="003E7560" w:rsidP="003E7560">
      <w:pPr>
        <w:pStyle w:val="TF-refernciasITEM"/>
        <w:rPr>
          <w:del w:id="667" w:author="Dalton Solano dos Reis" w:date="2023-11-06T10:31:00Z"/>
        </w:rPr>
      </w:pPr>
      <w:del w:id="668" w:author="Dalton Solano dos Reis" w:date="2023-11-06T10:31:00Z">
        <w:r w:rsidDel="00B8320A">
          <w:delText xml:space="preserve">LUDOSPRO. </w:delText>
        </w:r>
        <w:r w:rsidRPr="00D261B7" w:rsidDel="00B8320A">
          <w:rPr>
            <w:b/>
            <w:bCs/>
          </w:rPr>
          <w:delText>Gamificação: o que é e quais os benefícios na aprendizagem?.</w:delText>
        </w:r>
        <w:r w:rsidDel="00B8320A">
          <w:delText xml:space="preserve"> LUDUSPRO, 2023. Disponível em: </w:delText>
        </w:r>
        <w:r w:rsidRPr="00CA59DB" w:rsidDel="00B8320A">
          <w:delText>https://www.ludospro.com.br/blog/o-que-e-gamificacao</w:delText>
        </w:r>
        <w:r w:rsidR="00CC4C3E" w:rsidDel="00B8320A">
          <w:delText>.</w:delText>
        </w:r>
        <w:r w:rsidDel="00B8320A">
          <w:delText xml:space="preserve"> Acesso em: 24 out. 2023.</w:delText>
        </w:r>
      </w:del>
    </w:p>
    <w:p w14:paraId="5E5C756A" w14:textId="53BB47B8" w:rsidR="003E7560" w:rsidRDefault="00174418" w:rsidP="003E7560">
      <w:pPr>
        <w:pStyle w:val="TF-refernciasITEM"/>
      </w:pPr>
      <w:bookmarkStart w:id="669" w:name="_Hlk149070269"/>
      <w:r>
        <w:t>MACHADO</w:t>
      </w:r>
      <w:r w:rsidR="003E7560">
        <w:t xml:space="preserve">, Cunha </w:t>
      </w:r>
      <w:r w:rsidR="003E7560" w:rsidRPr="00170981">
        <w:rPr>
          <w:i/>
          <w:iCs/>
        </w:rPr>
        <w:t>et</w:t>
      </w:r>
      <w:del w:id="670" w:author="Dalton Solano dos Reis" w:date="2023-11-06T08:52:00Z">
        <w:r w:rsidR="003E7560" w:rsidRPr="00170981" w:rsidDel="000D40C2">
          <w:rPr>
            <w:i/>
            <w:iCs/>
          </w:rPr>
          <w:delText>.</w:delText>
        </w:r>
      </w:del>
      <w:r w:rsidR="003E7560" w:rsidRPr="00170981">
        <w:rPr>
          <w:i/>
          <w:iCs/>
        </w:rPr>
        <w:t xml:space="preserve"> al.</w:t>
      </w:r>
      <w:r w:rsidR="003E7560">
        <w:t xml:space="preserve">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5164562F" w14:textId="6CF1110A" w:rsidR="00720871" w:rsidDel="00B8320A" w:rsidRDefault="00720871" w:rsidP="003E7560">
      <w:pPr>
        <w:pStyle w:val="TF-refernciasITEM"/>
        <w:rPr>
          <w:moveFrom w:id="671" w:author="Dalton Solano dos Reis" w:date="2023-11-06T10:32:00Z"/>
        </w:rPr>
      </w:pPr>
      <w:moveFromRangeStart w:id="672" w:author="Dalton Solano dos Reis" w:date="2023-11-06T10:32:00Z" w:name="move150159174"/>
      <w:moveFrom w:id="673" w:author="Dalton Solano dos Reis" w:date="2023-11-06T10:32:00Z">
        <w:r w:rsidRPr="00720871" w:rsidDel="00B8320A">
          <w:t xml:space="preserve">MOLETA, Paulo. </w:t>
        </w:r>
        <w:r w:rsidRPr="00720871" w:rsidDel="00B8320A">
          <w:rPr>
            <w:b/>
            <w:bCs/>
          </w:rPr>
          <w:t>A origem do trânsito e do CTB.</w:t>
        </w:r>
        <w:r w:rsidRPr="00720871" w:rsidDel="00B8320A">
          <w:t xml:space="preserve"> JUSBRASIL, 2015. Disponível em: https://www.jusbrasil.com.br/artigos/a-origem-do-transito-e-do-ctb/206526711. Acesso em: 30 out. 2023</w:t>
        </w:r>
        <w:r w:rsidDel="00B8320A">
          <w:t>.</w:t>
        </w:r>
      </w:moveFrom>
    </w:p>
    <w:moveFromRangeEnd w:id="672"/>
    <w:p w14:paraId="17117093" w14:textId="1B861490" w:rsidR="00005FDF" w:rsidRDefault="00005FDF" w:rsidP="003E7560">
      <w:pPr>
        <w:pStyle w:val="TF-refernciasITEM"/>
        <w:rPr>
          <w:ins w:id="674" w:author="Dalton Solano dos Reis" w:date="2023-11-06T10:32:00Z"/>
        </w:rPr>
      </w:pPr>
      <w:r w:rsidRPr="00005FDF">
        <w:t xml:space="preserve">Ministério dos Transportes, Portos e Aviação Civil (MTPA). </w:t>
      </w:r>
      <w:r w:rsidRPr="00005FDF">
        <w:rPr>
          <w:b/>
          <w:bCs/>
        </w:rPr>
        <w:t>Estudo aponta que mais de 50% dos acidentes de trânsito são causados por falhas humanas</w:t>
      </w:r>
      <w:r w:rsidRPr="00005FDF">
        <w:t xml:space="preserve">. GOV, 2018. </w:t>
      </w:r>
      <w:proofErr w:type="spellStart"/>
      <w:r w:rsidRPr="00005FDF">
        <w:t>Disnponível</w:t>
      </w:r>
      <w:proofErr w:type="spellEnd"/>
      <w:r w:rsidRPr="00005FDF">
        <w:t xml:space="preserve"> em: https://www.gov.br/transportes/pt-br/assuntos/noticias/ultimas-noticias/estudo-aponta-que-mais-de-50-dos-acidentes-de-transito-sao-causados-por-falhas-humanas765 Acesso em: 2 nov. 2023</w:t>
      </w:r>
    </w:p>
    <w:p w14:paraId="76B65406" w14:textId="77777777" w:rsidR="00B8320A" w:rsidDel="00B8320A" w:rsidRDefault="00B8320A" w:rsidP="00B8320A">
      <w:pPr>
        <w:pStyle w:val="TF-refernciasITEM"/>
        <w:rPr>
          <w:del w:id="675" w:author="Dalton Solano dos Reis" w:date="2023-11-06T10:32:00Z"/>
          <w:moveTo w:id="676" w:author="Dalton Solano dos Reis" w:date="2023-11-06T10:32:00Z"/>
        </w:rPr>
      </w:pPr>
      <w:moveToRangeStart w:id="677" w:author="Dalton Solano dos Reis" w:date="2023-11-06T10:32:00Z" w:name="move150159174"/>
      <w:moveTo w:id="678" w:author="Dalton Solano dos Reis" w:date="2023-11-06T10:32:00Z">
        <w:r w:rsidRPr="00720871">
          <w:t xml:space="preserve">MOLETA, Paulo. </w:t>
        </w:r>
        <w:r w:rsidRPr="00720871">
          <w:rPr>
            <w:b/>
            <w:bCs/>
          </w:rPr>
          <w:t>A origem do trânsito e do CTB.</w:t>
        </w:r>
        <w:r w:rsidRPr="00720871">
          <w:t xml:space="preserve"> JUSBRASIL, 2015. Disponível em: https://www.jusbrasil.com.br/artigos/a-origem-do-transito-e-do-ctb/206526711. Acesso em: 30 out. 2023</w:t>
        </w:r>
        <w:r>
          <w:t>.</w:t>
        </w:r>
      </w:moveTo>
    </w:p>
    <w:moveToRangeEnd w:id="677"/>
    <w:p w14:paraId="305CE0DD" w14:textId="77777777" w:rsidR="00B8320A" w:rsidRDefault="00B8320A" w:rsidP="003E7560">
      <w:pPr>
        <w:pStyle w:val="TF-refernciasITEM"/>
      </w:pPr>
    </w:p>
    <w:p w14:paraId="425469D6" w14:textId="6E10CC0E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ins w:id="679" w:author="Dalton Solano dos Reis" w:date="2023-11-06T10:34:00Z">
        <w:r w:rsidR="00B8320A">
          <w:t xml:space="preserve"> </w:t>
        </w:r>
      </w:ins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64DB3DC2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ins w:id="680" w:author="Dalton Solano dos Reis" w:date="2023-11-06T10:35:00Z">
        <w:r w:rsidR="00B8320A">
          <w:t xml:space="preserve"> </w:t>
        </w:r>
      </w:ins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669"/>
    <w:p w14:paraId="302DC002" w14:textId="3218C7B3" w:rsidR="003E7560" w:rsidRDefault="00174418" w:rsidP="003E7560">
      <w:pPr>
        <w:pStyle w:val="TF-refernciasITEM"/>
      </w:pPr>
      <w:r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61C2061" w14:textId="0E2811C3" w:rsidR="00D70DE6" w:rsidRDefault="00D70DE6" w:rsidP="003E7560">
      <w:pPr>
        <w:pStyle w:val="TF-refernciasITEM"/>
      </w:pPr>
      <w:r w:rsidRPr="00D70DE6">
        <w:t>Serviço Brasileiro de Apoio às Micro e Pequenas Empresas (</w:t>
      </w:r>
      <w:r>
        <w:t>SEBRAE</w:t>
      </w:r>
      <w:r w:rsidRPr="00D70DE6">
        <w:t>)</w:t>
      </w:r>
      <w:r>
        <w:t xml:space="preserve">.  </w:t>
      </w:r>
      <w:r w:rsidRPr="00D261B7">
        <w:rPr>
          <w:b/>
          <w:bCs/>
        </w:rPr>
        <w:t xml:space="preserve">O que é realidade aumentada e realidade </w:t>
      </w:r>
      <w:proofErr w:type="gramStart"/>
      <w:r w:rsidRPr="00D261B7">
        <w:rPr>
          <w:b/>
          <w:bCs/>
        </w:rPr>
        <w:t>virtual?</w:t>
      </w:r>
      <w:r w:rsidR="00D261B7">
        <w:rPr>
          <w:b/>
          <w:bCs/>
        </w:rPr>
        <w:t>.</w:t>
      </w:r>
      <w:proofErr w:type="gramEnd"/>
      <w:r>
        <w:t xml:space="preserve"> SEBRAE, 2023. Disponível em: </w:t>
      </w:r>
      <w:r w:rsidRPr="00D70DE6">
        <w:t>https://sebrae.com.br/sites/PortalSebrae/artigos/o-que-e-realidade-aumentada-e-realidade-virtual,9da08ec38f685810VgnVCM100000d701210aRCRD</w:t>
      </w:r>
      <w:r w:rsidR="00CC4C3E">
        <w:t>.</w:t>
      </w:r>
      <w:r>
        <w:t xml:space="preserve"> Acesso em: 24 out. 2023</w:t>
      </w:r>
      <w:r w:rsidR="00CC4C3E">
        <w:t>.</w:t>
      </w:r>
    </w:p>
    <w:p w14:paraId="212935AD" w14:textId="4BFCC2A1" w:rsidR="00774EED" w:rsidDel="00B8320A" w:rsidRDefault="00774EED" w:rsidP="00774EED">
      <w:pPr>
        <w:pStyle w:val="TF-refernciasITEM"/>
        <w:rPr>
          <w:del w:id="681" w:author="Dalton Solano dos Reis" w:date="2023-11-06T10:36:00Z"/>
        </w:rPr>
      </w:pPr>
      <w:del w:id="682" w:author="Dalton Solano dos Reis" w:date="2023-11-06T10:36:00Z">
        <w:r w:rsidDel="00B8320A">
          <w:delText xml:space="preserve">SOARES, Roberta. </w:delText>
        </w:r>
        <w:r w:rsidRPr="00774EED" w:rsidDel="00B8320A">
          <w:rPr>
            <w:b/>
            <w:bCs/>
          </w:rPr>
          <w:delText>Trânsito faz mal à saúde física e mental</w:delText>
        </w:r>
        <w:r w:rsidRPr="005A10B7" w:rsidDel="00B8320A">
          <w:rPr>
            <w:b/>
            <w:bCs/>
          </w:rPr>
          <w:delText>.</w:delText>
        </w:r>
        <w:r w:rsidDel="00B8320A">
          <w:delText xml:space="preserve"> UOL 2022. Disponível em: https://jc.ne10.uol.com.br/colunas/mobilidade/2022/03/14962697-transito-faz-mal-a-saude-fisica-e-mental.html#:~:text=Perde%20tempo%20de%20lazer%2C%20de,Medicina%20do%20Tr%C3%A1fego%20(Ammetra). Ace</w:delText>
        </w:r>
        <w:r w:rsidR="00CC4C3E" w:rsidDel="00B8320A">
          <w:delText>s</w:delText>
        </w:r>
        <w:r w:rsidDel="00B8320A">
          <w:delText>so em: 02 out. 2023.</w:delText>
        </w:r>
      </w:del>
    </w:p>
    <w:p w14:paraId="03A2694C" w14:textId="36C02012" w:rsidR="003E7560" w:rsidRDefault="00174418" w:rsidP="003E7560">
      <w:pPr>
        <w:pStyle w:val="TF-refernciasITEM"/>
        <w:rPr>
          <w:ins w:id="683" w:author="Dalton Solano dos Reis" w:date="2023-11-06T10:31:00Z"/>
        </w:rPr>
      </w:pPr>
      <w:r>
        <w:t>SOUZA</w:t>
      </w:r>
      <w:r w:rsidR="003E7560" w:rsidRPr="00894089">
        <w:t>, Danilo</w:t>
      </w:r>
      <w:r w:rsidR="003E7560">
        <w:rPr>
          <w:b/>
          <w:bCs/>
        </w:rPr>
        <w:t xml:space="preserve">. </w:t>
      </w:r>
      <w:r w:rsidR="003E7560" w:rsidRPr="00894089">
        <w:rPr>
          <w:b/>
          <w:bCs/>
        </w:rPr>
        <w:t xml:space="preserve">Jogos e simuladores na Campus </w:t>
      </w:r>
      <w:proofErr w:type="spellStart"/>
      <w:r w:rsidR="003E7560" w:rsidRPr="00894089">
        <w:rPr>
          <w:b/>
          <w:bCs/>
        </w:rPr>
        <w:t>Party</w:t>
      </w:r>
      <w:proofErr w:type="spellEnd"/>
      <w:r w:rsidR="003E7560">
        <w:rPr>
          <w:b/>
          <w:bCs/>
        </w:rPr>
        <w:t xml:space="preserve">. </w:t>
      </w:r>
      <w:r w:rsidR="003E7560" w:rsidRPr="003E7560">
        <w:rPr>
          <w:b/>
          <w:bCs/>
        </w:rPr>
        <w:t xml:space="preserve">EACH, 2013. </w:t>
      </w:r>
      <w:proofErr w:type="spellStart"/>
      <w:r w:rsidR="003E7560" w:rsidRPr="00894089">
        <w:rPr>
          <w:b/>
          <w:bCs/>
        </w:rPr>
        <w:t>Disnível</w:t>
      </w:r>
      <w:proofErr w:type="spellEnd"/>
      <w:r w:rsidR="003E7560" w:rsidRPr="00894089">
        <w:rPr>
          <w:b/>
          <w:bCs/>
        </w:rPr>
        <w:t xml:space="preserve"> </w:t>
      </w:r>
      <w:r w:rsidR="003E7560">
        <w:rPr>
          <w:b/>
          <w:bCs/>
        </w:rPr>
        <w:t xml:space="preserve">em: </w:t>
      </w:r>
      <w:r w:rsidR="003E7560" w:rsidRPr="00894089">
        <w:t xml:space="preserve">http://www.each.usp.br/petsi/jornal/?p=539#:~:text=O%20primeiro%20jogo%20de%20simula%C3%A7%C3%A7%C3%A3o%20de%20realidade%20virtual%20foi%20criado%20em%201962%20por%20Ivan%20Sutherland#. </w:t>
      </w:r>
      <w:r w:rsidR="003E7560" w:rsidRPr="003B49E9">
        <w:t>Acesso em: 02 de outubro de 2023</w:t>
      </w:r>
      <w:r w:rsidR="00CC4C3E" w:rsidRPr="003B49E9">
        <w:t>.</w:t>
      </w:r>
    </w:p>
    <w:p w14:paraId="2DBB8630" w14:textId="46AB5D5A" w:rsidR="00B8320A" w:rsidRPr="003B49E9" w:rsidDel="00B8320A" w:rsidRDefault="00B8320A" w:rsidP="003E7560">
      <w:pPr>
        <w:pStyle w:val="TF-refernciasITEM"/>
        <w:rPr>
          <w:del w:id="684" w:author="Dalton Solano dos Reis" w:date="2023-11-06T10:36:00Z"/>
        </w:rPr>
      </w:pPr>
      <w:ins w:id="685" w:author="Dalton Solano dos Reis" w:date="2023-11-06T10:31:00Z">
        <w:r>
          <w:rPr>
            <w:lang w:val="en-US"/>
          </w:rPr>
          <w:t>YANG, Lee</w:t>
        </w:r>
        <w:r w:rsidRPr="003E7560">
          <w:rPr>
            <w:lang w:val="en-US"/>
          </w:rPr>
          <w:t xml:space="preserve"> </w:t>
        </w:r>
        <w:r w:rsidRPr="00170981">
          <w:rPr>
            <w:i/>
            <w:iCs/>
            <w:lang w:val="en-US"/>
          </w:rPr>
          <w:t>et al.</w:t>
        </w:r>
        <w:r w:rsidRPr="00AB0292">
          <w:rPr>
            <w:lang w:val="en-US"/>
          </w:rPr>
          <w:t xml:space="preserve"> </w:t>
        </w:r>
        <w:r w:rsidRPr="00AB0292">
          <w:rPr>
            <w:b/>
            <w:bCs/>
            <w:lang w:val="en-US"/>
          </w:rPr>
          <w:t>Unity 3D production and environmental perception vehicle simulation platform.</w:t>
        </w:r>
        <w:r>
          <w:rPr>
            <w:lang w:val="en-US"/>
          </w:rPr>
          <w:t xml:space="preserve"> </w:t>
        </w:r>
        <w:r w:rsidRPr="00AB0292">
          <w:t>IC</w:t>
        </w:r>
        <w:r>
          <w:t xml:space="preserve">AMSE, 2016. </w:t>
        </w:r>
        <w:r w:rsidRPr="00AB0292">
          <w:t xml:space="preserve"> Disponível em: https://ieeexplore.ieee.org/abstract/document/7840349</w:t>
        </w:r>
        <w:r>
          <w:t>.</w:t>
        </w:r>
        <w:r w:rsidRPr="00AB0292">
          <w:t xml:space="preserve"> Acesso em: 24 out. 2023</w:t>
        </w:r>
        <w:r>
          <w:t>.</w:t>
        </w:r>
      </w:ins>
    </w:p>
    <w:p w14:paraId="1D7F043C" w14:textId="77777777" w:rsidR="00135943" w:rsidRPr="00135943" w:rsidDel="00B8320A" w:rsidRDefault="00135943" w:rsidP="00135943">
      <w:pPr>
        <w:pStyle w:val="TF-refernciasITEM"/>
        <w:rPr>
          <w:del w:id="686" w:author="Dalton Solano dos Reis" w:date="2023-11-06T10:36:00Z"/>
        </w:rPr>
      </w:pPr>
    </w:p>
    <w:p w14:paraId="14907A15" w14:textId="77777777" w:rsidR="00CC753A" w:rsidRPr="00D7034F" w:rsidRDefault="00CC753A" w:rsidP="00CC753A">
      <w:pPr>
        <w:pStyle w:val="TF-refernciasITEM"/>
      </w:pPr>
    </w:p>
    <w:sectPr w:rsidR="00CC753A" w:rsidRPr="00D7034F" w:rsidSect="008A3072">
      <w:headerReference w:type="default" r:id="rId17"/>
      <w:footerReference w:type="even" r:id="rId18"/>
      <w:footerReference w:type="default" r:id="rId19"/>
      <w:headerReference w:type="first" r:id="rId20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29B6B" w14:textId="77777777" w:rsidR="00634DA0" w:rsidRDefault="00634DA0">
      <w:r>
        <w:separator/>
      </w:r>
    </w:p>
  </w:endnote>
  <w:endnote w:type="continuationSeparator" w:id="0">
    <w:p w14:paraId="7EAF58D5" w14:textId="77777777" w:rsidR="00634DA0" w:rsidRDefault="0063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A18FA" w14:textId="77777777" w:rsidR="00634DA0" w:rsidRDefault="00634DA0">
      <w:r>
        <w:separator/>
      </w:r>
    </w:p>
  </w:footnote>
  <w:footnote w:type="continuationSeparator" w:id="0">
    <w:p w14:paraId="1F0B03B3" w14:textId="77777777" w:rsidR="00634DA0" w:rsidRDefault="00634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946ABDA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298506">
    <w:abstractNumId w:val="0"/>
  </w:num>
  <w:num w:numId="25" w16cid:durableId="11833992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lton Solano dos Reis">
    <w15:presenceInfo w15:providerId="AD" w15:userId="S::dalton@furb.br::6af4c44a-d9df-45de-a1b2-d9ee411f49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5FDF"/>
    <w:rsid w:val="00007509"/>
    <w:rsid w:val="00012922"/>
    <w:rsid w:val="0001575C"/>
    <w:rsid w:val="000179B5"/>
    <w:rsid w:val="00017B62"/>
    <w:rsid w:val="000204E7"/>
    <w:rsid w:val="00023FA0"/>
    <w:rsid w:val="0002602F"/>
    <w:rsid w:val="00026810"/>
    <w:rsid w:val="00030E4A"/>
    <w:rsid w:val="00031A27"/>
    <w:rsid w:val="00031D06"/>
    <w:rsid w:val="00031EE0"/>
    <w:rsid w:val="00032A0F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3498"/>
    <w:rsid w:val="000C648D"/>
    <w:rsid w:val="000D1294"/>
    <w:rsid w:val="000D40C2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0981"/>
    <w:rsid w:val="00174418"/>
    <w:rsid w:val="00182FD9"/>
    <w:rsid w:val="00186092"/>
    <w:rsid w:val="001907A1"/>
    <w:rsid w:val="00193A97"/>
    <w:rsid w:val="001948BE"/>
    <w:rsid w:val="0019547B"/>
    <w:rsid w:val="00197B9D"/>
    <w:rsid w:val="001A12CE"/>
    <w:rsid w:val="001A6292"/>
    <w:rsid w:val="001A7511"/>
    <w:rsid w:val="001B2F1E"/>
    <w:rsid w:val="001B5F4F"/>
    <w:rsid w:val="001C33B0"/>
    <w:rsid w:val="001C57E6"/>
    <w:rsid w:val="001C5CBB"/>
    <w:rsid w:val="001D1B9C"/>
    <w:rsid w:val="001D465C"/>
    <w:rsid w:val="001D6234"/>
    <w:rsid w:val="001E2474"/>
    <w:rsid w:val="001E646A"/>
    <w:rsid w:val="001E682E"/>
    <w:rsid w:val="001F007F"/>
    <w:rsid w:val="001F0D36"/>
    <w:rsid w:val="002003B9"/>
    <w:rsid w:val="00202F3F"/>
    <w:rsid w:val="002133AC"/>
    <w:rsid w:val="002149E6"/>
    <w:rsid w:val="002203BF"/>
    <w:rsid w:val="00223B1C"/>
    <w:rsid w:val="00224BB2"/>
    <w:rsid w:val="00235240"/>
    <w:rsid w:val="002368FD"/>
    <w:rsid w:val="002407F7"/>
    <w:rsid w:val="0024110F"/>
    <w:rsid w:val="002423AB"/>
    <w:rsid w:val="002440B0"/>
    <w:rsid w:val="002443CD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4CF7"/>
    <w:rsid w:val="002C5E40"/>
    <w:rsid w:val="002D7D4A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25F38"/>
    <w:rsid w:val="003323B0"/>
    <w:rsid w:val="00335048"/>
    <w:rsid w:val="00340AD0"/>
    <w:rsid w:val="00340B6D"/>
    <w:rsid w:val="00340C8E"/>
    <w:rsid w:val="00344540"/>
    <w:rsid w:val="00344FE6"/>
    <w:rsid w:val="0034569A"/>
    <w:rsid w:val="00347AC5"/>
    <w:rsid w:val="003519A3"/>
    <w:rsid w:val="00362443"/>
    <w:rsid w:val="003650E7"/>
    <w:rsid w:val="00367CAB"/>
    <w:rsid w:val="0037046F"/>
    <w:rsid w:val="00376E1D"/>
    <w:rsid w:val="00377DA7"/>
    <w:rsid w:val="00381366"/>
    <w:rsid w:val="00383087"/>
    <w:rsid w:val="00386084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40276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3678B"/>
    <w:rsid w:val="00445680"/>
    <w:rsid w:val="004463E8"/>
    <w:rsid w:val="00451B94"/>
    <w:rsid w:val="00455AED"/>
    <w:rsid w:val="00456300"/>
    <w:rsid w:val="00465285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B2D54"/>
    <w:rsid w:val="004B42D8"/>
    <w:rsid w:val="004B6B8F"/>
    <w:rsid w:val="004B7511"/>
    <w:rsid w:val="004C250C"/>
    <w:rsid w:val="004D5492"/>
    <w:rsid w:val="004E23CE"/>
    <w:rsid w:val="004E516B"/>
    <w:rsid w:val="004F3C47"/>
    <w:rsid w:val="00500539"/>
    <w:rsid w:val="00503373"/>
    <w:rsid w:val="00503F3F"/>
    <w:rsid w:val="00504693"/>
    <w:rsid w:val="0050470F"/>
    <w:rsid w:val="00511F6E"/>
    <w:rsid w:val="005312EB"/>
    <w:rsid w:val="00536336"/>
    <w:rsid w:val="00537670"/>
    <w:rsid w:val="0054044B"/>
    <w:rsid w:val="00542ED7"/>
    <w:rsid w:val="00550D4A"/>
    <w:rsid w:val="0055294D"/>
    <w:rsid w:val="005577C2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97A51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1902"/>
    <w:rsid w:val="0061251F"/>
    <w:rsid w:val="00613B57"/>
    <w:rsid w:val="00620D93"/>
    <w:rsid w:val="00621B90"/>
    <w:rsid w:val="0062386A"/>
    <w:rsid w:val="0062497C"/>
    <w:rsid w:val="0062576D"/>
    <w:rsid w:val="00625788"/>
    <w:rsid w:val="006305AA"/>
    <w:rsid w:val="0063277E"/>
    <w:rsid w:val="00634DA0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84291"/>
    <w:rsid w:val="00685BEE"/>
    <w:rsid w:val="00695745"/>
    <w:rsid w:val="0069600B"/>
    <w:rsid w:val="006A0A1A"/>
    <w:rsid w:val="006A6460"/>
    <w:rsid w:val="006B0760"/>
    <w:rsid w:val="006B104E"/>
    <w:rsid w:val="006B182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D4153"/>
    <w:rsid w:val="006E25D2"/>
    <w:rsid w:val="006E7FEA"/>
    <w:rsid w:val="006F48A1"/>
    <w:rsid w:val="0070115F"/>
    <w:rsid w:val="00701A78"/>
    <w:rsid w:val="0070391A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4513D"/>
    <w:rsid w:val="00752038"/>
    <w:rsid w:val="007554DF"/>
    <w:rsid w:val="0075776D"/>
    <w:rsid w:val="007613FB"/>
    <w:rsid w:val="00761E34"/>
    <w:rsid w:val="007629B7"/>
    <w:rsid w:val="0076734B"/>
    <w:rsid w:val="00770837"/>
    <w:rsid w:val="007722BF"/>
    <w:rsid w:val="00774EED"/>
    <w:rsid w:val="0077580B"/>
    <w:rsid w:val="00780A84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053"/>
    <w:rsid w:val="00833DE8"/>
    <w:rsid w:val="00833F47"/>
    <w:rsid w:val="008348C3"/>
    <w:rsid w:val="008373B4"/>
    <w:rsid w:val="008404C4"/>
    <w:rsid w:val="00847D37"/>
    <w:rsid w:val="0085001D"/>
    <w:rsid w:val="008506C7"/>
    <w:rsid w:val="0085339D"/>
    <w:rsid w:val="008570BA"/>
    <w:rsid w:val="0086743F"/>
    <w:rsid w:val="00870802"/>
    <w:rsid w:val="00871A41"/>
    <w:rsid w:val="008801DD"/>
    <w:rsid w:val="00886D76"/>
    <w:rsid w:val="00897019"/>
    <w:rsid w:val="008A3072"/>
    <w:rsid w:val="008A465D"/>
    <w:rsid w:val="008B0A07"/>
    <w:rsid w:val="008B3479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42D1"/>
    <w:rsid w:val="008F70AD"/>
    <w:rsid w:val="008F7CE2"/>
    <w:rsid w:val="00900DB1"/>
    <w:rsid w:val="009022BF"/>
    <w:rsid w:val="00911CD9"/>
    <w:rsid w:val="00912B71"/>
    <w:rsid w:val="00916DD8"/>
    <w:rsid w:val="009217F6"/>
    <w:rsid w:val="00921DA2"/>
    <w:rsid w:val="009261DE"/>
    <w:rsid w:val="00931632"/>
    <w:rsid w:val="0093274B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580A"/>
    <w:rsid w:val="009E5B6E"/>
    <w:rsid w:val="009E65A2"/>
    <w:rsid w:val="009E71AD"/>
    <w:rsid w:val="009F2BFA"/>
    <w:rsid w:val="009F3EE1"/>
    <w:rsid w:val="00A017C9"/>
    <w:rsid w:val="00A03A3D"/>
    <w:rsid w:val="00A045C4"/>
    <w:rsid w:val="00A10DFA"/>
    <w:rsid w:val="00A203A6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3303"/>
    <w:rsid w:val="00B05485"/>
    <w:rsid w:val="00B1458E"/>
    <w:rsid w:val="00B14C51"/>
    <w:rsid w:val="00B20021"/>
    <w:rsid w:val="00B20112"/>
    <w:rsid w:val="00B20FDE"/>
    <w:rsid w:val="00B21B90"/>
    <w:rsid w:val="00B32753"/>
    <w:rsid w:val="00B42041"/>
    <w:rsid w:val="00B43FBF"/>
    <w:rsid w:val="00B44831"/>
    <w:rsid w:val="00B44F11"/>
    <w:rsid w:val="00B51846"/>
    <w:rsid w:val="00B62979"/>
    <w:rsid w:val="00B70056"/>
    <w:rsid w:val="00B74D75"/>
    <w:rsid w:val="00B81AE3"/>
    <w:rsid w:val="00B823A7"/>
    <w:rsid w:val="00B82E4D"/>
    <w:rsid w:val="00B8320A"/>
    <w:rsid w:val="00B838FD"/>
    <w:rsid w:val="00B90FA5"/>
    <w:rsid w:val="00B919F1"/>
    <w:rsid w:val="00BA2260"/>
    <w:rsid w:val="00BB2071"/>
    <w:rsid w:val="00BB468D"/>
    <w:rsid w:val="00BC0E8D"/>
    <w:rsid w:val="00BC4F18"/>
    <w:rsid w:val="00BD3A87"/>
    <w:rsid w:val="00BE51C0"/>
    <w:rsid w:val="00BE5825"/>
    <w:rsid w:val="00BE6551"/>
    <w:rsid w:val="00BF093B"/>
    <w:rsid w:val="00BF305A"/>
    <w:rsid w:val="00BF4A50"/>
    <w:rsid w:val="00C00B88"/>
    <w:rsid w:val="00C017D8"/>
    <w:rsid w:val="00C06B2A"/>
    <w:rsid w:val="00C35E57"/>
    <w:rsid w:val="00C35E80"/>
    <w:rsid w:val="00C40AA2"/>
    <w:rsid w:val="00C4244F"/>
    <w:rsid w:val="00C458D3"/>
    <w:rsid w:val="00C61568"/>
    <w:rsid w:val="00C632ED"/>
    <w:rsid w:val="00C66150"/>
    <w:rsid w:val="00C70EF5"/>
    <w:rsid w:val="00C756C5"/>
    <w:rsid w:val="00C81495"/>
    <w:rsid w:val="00C82195"/>
    <w:rsid w:val="00C82CAE"/>
    <w:rsid w:val="00C83A8C"/>
    <w:rsid w:val="00C8442E"/>
    <w:rsid w:val="00C930A8"/>
    <w:rsid w:val="00C9584A"/>
    <w:rsid w:val="00CA108B"/>
    <w:rsid w:val="00CA6095"/>
    <w:rsid w:val="00CA6CDB"/>
    <w:rsid w:val="00CA6DCD"/>
    <w:rsid w:val="00CB2AF6"/>
    <w:rsid w:val="00CB5E13"/>
    <w:rsid w:val="00CC3524"/>
    <w:rsid w:val="00CC4C3E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61B7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F8B"/>
    <w:rsid w:val="00DB1BE6"/>
    <w:rsid w:val="00DB3052"/>
    <w:rsid w:val="00DB567E"/>
    <w:rsid w:val="00DC2D17"/>
    <w:rsid w:val="00DD38FD"/>
    <w:rsid w:val="00DE0169"/>
    <w:rsid w:val="00DE23BF"/>
    <w:rsid w:val="00DE2822"/>
    <w:rsid w:val="00DE3981"/>
    <w:rsid w:val="00DE40DD"/>
    <w:rsid w:val="00DE7755"/>
    <w:rsid w:val="00DF059A"/>
    <w:rsid w:val="00DF07FF"/>
    <w:rsid w:val="00DF3D56"/>
    <w:rsid w:val="00DF64E9"/>
    <w:rsid w:val="00DF6D19"/>
    <w:rsid w:val="00DF6ED2"/>
    <w:rsid w:val="00DF70F5"/>
    <w:rsid w:val="00E14185"/>
    <w:rsid w:val="00E2252C"/>
    <w:rsid w:val="00E270C0"/>
    <w:rsid w:val="00E31D61"/>
    <w:rsid w:val="00E36D82"/>
    <w:rsid w:val="00E460B9"/>
    <w:rsid w:val="00E51601"/>
    <w:rsid w:val="00E51965"/>
    <w:rsid w:val="00E638A0"/>
    <w:rsid w:val="00E64CA9"/>
    <w:rsid w:val="00E67121"/>
    <w:rsid w:val="00E7198D"/>
    <w:rsid w:val="00E735AF"/>
    <w:rsid w:val="00E74CA6"/>
    <w:rsid w:val="00E75E3D"/>
    <w:rsid w:val="00E77F69"/>
    <w:rsid w:val="00E84491"/>
    <w:rsid w:val="00E9731C"/>
    <w:rsid w:val="00EA1995"/>
    <w:rsid w:val="00EA4E4C"/>
    <w:rsid w:val="00EB01F5"/>
    <w:rsid w:val="00EB04B7"/>
    <w:rsid w:val="00EB1701"/>
    <w:rsid w:val="00EB7992"/>
    <w:rsid w:val="00EC0104"/>
    <w:rsid w:val="00EC0184"/>
    <w:rsid w:val="00EC2D7A"/>
    <w:rsid w:val="00EC633A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0CFD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36934"/>
    <w:rsid w:val="00F40141"/>
    <w:rsid w:val="00F40690"/>
    <w:rsid w:val="00F43B8F"/>
    <w:rsid w:val="00F51785"/>
    <w:rsid w:val="00F530D7"/>
    <w:rsid w:val="00F541E6"/>
    <w:rsid w:val="00F62F49"/>
    <w:rsid w:val="00F640BF"/>
    <w:rsid w:val="00F70471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907A1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  <w:pPrChange w:id="0" w:author="Dalton Solano dos Reis" w:date="2023-11-06T10:20:00Z">
        <w:pPr>
          <w:keepNext/>
          <w:keepLines/>
          <w:numPr>
            <w:numId w:val="1"/>
          </w:numPr>
          <w:tabs>
            <w:tab w:val="left" w:pos="284"/>
          </w:tabs>
          <w:spacing w:before="120" w:line="360" w:lineRule="auto"/>
          <w:ind w:left="284" w:hanging="284"/>
          <w:jc w:val="both"/>
          <w:outlineLvl w:val="0"/>
        </w:pPr>
      </w:pPrChange>
    </w:pPr>
    <w:rPr>
      <w:b/>
      <w:caps/>
      <w:sz w:val="20"/>
      <w:rPrChange w:id="0" w:author="Dalton Solano dos Reis" w:date="2023-11-06T10:20:00Z">
        <w:rPr>
          <w:b/>
          <w:caps/>
          <w:szCs w:val="24"/>
          <w:lang w:val="pt-BR" w:eastAsia="pt-BR" w:bidi="ar-SA"/>
        </w:rPr>
      </w:rPrChange>
    </w:rPr>
  </w:style>
  <w:style w:type="paragraph" w:styleId="Ttulo2">
    <w:name w:val="heading 2"/>
    <w:aliases w:val="TF-TÍTULO 2"/>
    <w:next w:val="TF-TEXTO"/>
    <w:autoRedefine/>
    <w:qFormat/>
    <w:rsid w:val="00597A51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  <w:pPrChange w:id="1" w:author="Dalton Solano dos Reis" w:date="2023-11-06T09:48:00Z">
        <w:pPr>
          <w:keepNext/>
          <w:keepLines/>
          <w:numPr>
            <w:ilvl w:val="1"/>
            <w:numId w:val="1"/>
          </w:numPr>
          <w:spacing w:before="120" w:after="120"/>
          <w:ind w:left="567" w:hanging="567"/>
          <w:jc w:val="both"/>
          <w:outlineLvl w:val="1"/>
        </w:pPr>
      </w:pPrChange>
    </w:pPr>
    <w:rPr>
      <w:caps/>
      <w:color w:val="000000"/>
      <w:lang w:val="en-US"/>
      <w:rPrChange w:id="1" w:author="Dalton Solano dos Reis" w:date="2023-11-06T09:48:00Z">
        <w:rPr>
          <w:caps/>
          <w:color w:val="000000"/>
          <w:lang w:val="en-US" w:eastAsia="pt-BR" w:bidi="ar-SA"/>
        </w:rPr>
      </w:rPrChange>
    </w:rPr>
  </w:style>
  <w:style w:type="paragraph" w:styleId="Ttulo3">
    <w:name w:val="heading 3"/>
    <w:aliases w:val="TF-TÍTULO 3"/>
    <w:next w:val="TF-TEXTO"/>
    <w:autoRedefine/>
    <w:qFormat/>
    <w:rsid w:val="00F7047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  <w:pPrChange w:id="2" w:author="Dalton Solano dos Reis" w:date="2023-11-06T08:43:00Z">
        <w:pPr>
          <w:keepNext/>
          <w:keepLines/>
          <w:numPr>
            <w:ilvl w:val="2"/>
            <w:numId w:val="1"/>
          </w:numPr>
          <w:spacing w:before="240" w:line="360" w:lineRule="auto"/>
          <w:ind w:left="851" w:hanging="851"/>
          <w:jc w:val="both"/>
          <w:outlineLvl w:val="2"/>
        </w:pPr>
      </w:pPrChange>
    </w:pPr>
    <w:rPr>
      <w:color w:val="000000"/>
      <w:rPrChange w:id="2" w:author="Dalton Solano dos Reis" w:date="2023-11-06T08:43:00Z">
        <w:rPr>
          <w:color w:val="000000"/>
          <w:lang w:val="pt-BR" w:eastAsia="pt-BR" w:bidi="ar-SA"/>
        </w:rPr>
      </w:rPrChange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egenda">
    <w:name w:val="caption"/>
    <w:basedOn w:val="Normal"/>
    <w:next w:val="Normal"/>
    <w:uiPriority w:val="35"/>
    <w:qFormat/>
    <w:rsid w:val="00465285"/>
    <w:rPr>
      <w:b/>
      <w:bCs/>
      <w:sz w:val="20"/>
      <w:szCs w:val="20"/>
    </w:rPr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TEXTO0">
    <w:name w:val="TF-TEXTO"/>
    <w:next w:val="TF-TEXTO"/>
    <w:qFormat/>
    <w:rsid w:val="00465285"/>
    <w:pPr>
      <w:spacing w:after="120"/>
      <w:ind w:firstLine="680"/>
      <w:jc w:val="both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Legenda0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  <w:style w:type="paragraph" w:customStyle="1" w:styleId="TF-FIGURA">
    <w:name w:val="TF-FIGURA"/>
    <w:basedOn w:val="TF-TEXTO0"/>
    <w:qFormat/>
    <w:rsid w:val="00465285"/>
    <w:pPr>
      <w:keepNext/>
      <w:spacing w:after="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Props1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7</Pages>
  <Words>4766</Words>
  <Characters>25739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30445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92</cp:revision>
  <cp:lastPrinted>2023-10-30T01:16:00Z</cp:lastPrinted>
  <dcterms:created xsi:type="dcterms:W3CDTF">2023-10-03T17:07:00Z</dcterms:created>
  <dcterms:modified xsi:type="dcterms:W3CDTF">2023-11-06T13:36:00Z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