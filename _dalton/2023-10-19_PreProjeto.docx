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01"/>
        <w:gridCol w:w="3647"/>
      </w:tblGrid>
      <w:tr w:rsidR="00F0030C" w:rsidRPr="002E18F5" w14:paraId="16A1172A" w14:textId="77777777" w:rsidTr="008F7CE2">
        <w:tc>
          <w:tcPr>
            <w:tcW w:w="9072" w:type="dxa"/>
            <w:gridSpan w:val="2"/>
            <w:shd w:val="clear" w:color="auto" w:fill="auto"/>
          </w:tcPr>
          <w:p w14:paraId="27F900D1" w14:textId="77777777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jc w:val="center"/>
              <w:rPr>
                <w:rStyle w:val="Nmerodepgina"/>
              </w:rPr>
            </w:pPr>
            <w:bookmarkStart w:id="1" w:name="_Toc420723208"/>
            <w:bookmarkStart w:id="2" w:name="_Toc482682369"/>
            <w:bookmarkStart w:id="3" w:name="_Toc54164903"/>
            <w:bookmarkStart w:id="4" w:name="_Toc54165663"/>
            <w:bookmarkStart w:id="5" w:name="_Toc54169315"/>
            <w:bookmarkStart w:id="6" w:name="_Toc96347419"/>
            <w:bookmarkStart w:id="7" w:name="_Toc96357709"/>
            <w:bookmarkStart w:id="8" w:name="_Toc96491849"/>
            <w:bookmarkStart w:id="9" w:name="_Toc411603089"/>
            <w:r w:rsidRPr="002E18F5">
              <w:rPr>
                <w:rStyle w:val="Nmerodepgina"/>
              </w:rPr>
              <w:t>CURSO DE CIÊNCIA DA COMPUTAÇÃO – TCC</w:t>
            </w:r>
          </w:p>
        </w:tc>
      </w:tr>
      <w:tr w:rsidR="00F0030C" w:rsidRPr="002E18F5" w14:paraId="69160EAA" w14:textId="77777777" w:rsidTr="008F7CE2">
        <w:tc>
          <w:tcPr>
            <w:tcW w:w="5387" w:type="dxa"/>
            <w:shd w:val="clear" w:color="auto" w:fill="auto"/>
          </w:tcPr>
          <w:p w14:paraId="3D025371" w14:textId="35E4548F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</w:pPr>
            <w:proofErr w:type="gramStart"/>
            <w:r w:rsidRPr="002E18F5">
              <w:rPr>
                <w:rStyle w:val="Nmerodepgina"/>
              </w:rPr>
              <w:t xml:space="preserve">(  </w:t>
            </w:r>
            <w:r w:rsidR="000D6763" w:rsidRPr="002E18F5">
              <w:rPr>
                <w:rStyle w:val="Nmerodepgina"/>
              </w:rPr>
              <w:t>X</w:t>
            </w:r>
            <w:proofErr w:type="gramEnd"/>
            <w:r w:rsidRPr="002E18F5">
              <w:rPr>
                <w:rStyle w:val="Nmerodepgina"/>
              </w:rPr>
              <w:t xml:space="preserve">  ) PRÉ-PROJETO     (</w:t>
            </w:r>
            <w:r w:rsidRPr="002E18F5">
              <w:t xml:space="preserve">     ) </w:t>
            </w:r>
            <w:r w:rsidRPr="002E18F5">
              <w:rPr>
                <w:rStyle w:val="Nmerodepgina"/>
              </w:rPr>
              <w:t xml:space="preserve">PROJETO </w:t>
            </w:r>
          </w:p>
        </w:tc>
        <w:tc>
          <w:tcPr>
            <w:tcW w:w="3685" w:type="dxa"/>
            <w:shd w:val="clear" w:color="auto" w:fill="auto"/>
          </w:tcPr>
          <w:p w14:paraId="1D47DDD6" w14:textId="6B10DB31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 w:rsidRPr="002E18F5">
              <w:rPr>
                <w:rStyle w:val="Nmerodepgina"/>
              </w:rPr>
              <w:t xml:space="preserve">ANO/SEMESTRE: </w:t>
            </w:r>
            <w:r w:rsidR="002F6021" w:rsidRPr="002E18F5">
              <w:rPr>
                <w:rStyle w:val="Nmerodepgina"/>
              </w:rPr>
              <w:t>2023</w:t>
            </w:r>
            <w:r w:rsidRPr="002E18F5">
              <w:rPr>
                <w:rStyle w:val="Nmerodepgina"/>
              </w:rPr>
              <w:t>/</w:t>
            </w:r>
            <w:r w:rsidR="00B82E4D" w:rsidRPr="002E18F5">
              <w:rPr>
                <w:rStyle w:val="Nmerodepgina"/>
              </w:rPr>
              <w:t>2</w:t>
            </w:r>
          </w:p>
        </w:tc>
      </w:tr>
    </w:tbl>
    <w:p w14:paraId="0E3D8B3E" w14:textId="77777777" w:rsidR="00F0030C" w:rsidRPr="002E18F5" w:rsidRDefault="00F0030C" w:rsidP="001E682E">
      <w:pPr>
        <w:pStyle w:val="TF-TTULO"/>
      </w:pPr>
    </w:p>
    <w:p w14:paraId="6A138A2F" w14:textId="53543806" w:rsidR="002B0EDC" w:rsidRPr="002E18F5" w:rsidRDefault="00B82E4D" w:rsidP="001E682E">
      <w:pPr>
        <w:pStyle w:val="TF-TTULO"/>
      </w:pPr>
      <w:commentRangeStart w:id="10"/>
      <w:r w:rsidRPr="002E18F5">
        <w:t xml:space="preserve">virtual </w:t>
      </w:r>
      <w:r w:rsidR="000D6763" w:rsidRPr="002E18F5">
        <w:t>Driving school</w:t>
      </w:r>
      <w:r w:rsidRPr="002E18F5">
        <w:t xml:space="preserve"> (VD</w:t>
      </w:r>
      <w:r w:rsidR="005C4A18">
        <w:t>S</w:t>
      </w:r>
      <w:r w:rsidRPr="002E18F5">
        <w:t>)</w:t>
      </w:r>
      <w:commentRangeEnd w:id="10"/>
      <w:r w:rsidR="009E7DF9">
        <w:rPr>
          <w:rStyle w:val="Refdecomentrio"/>
          <w:b w:val="0"/>
          <w:caps w:val="0"/>
        </w:rPr>
        <w:commentReference w:id="10"/>
      </w:r>
    </w:p>
    <w:p w14:paraId="0AA923EA" w14:textId="4E8318E0" w:rsidR="001E682E" w:rsidRPr="002E18F5" w:rsidRDefault="000D6763" w:rsidP="00752038">
      <w:pPr>
        <w:pStyle w:val="TF-AUTOR0"/>
      </w:pPr>
      <w:r w:rsidRPr="002E18F5">
        <w:t>Gabriel Ossamu Ropelatto Mori</w:t>
      </w:r>
    </w:p>
    <w:p w14:paraId="15D37EA2" w14:textId="242ED5A2" w:rsidR="001E682E" w:rsidRPr="002E18F5" w:rsidRDefault="005C4A18" w:rsidP="001E682E">
      <w:pPr>
        <w:pStyle w:val="TF-AUTOR0"/>
      </w:pPr>
      <w:r>
        <w:t xml:space="preserve">Prof. </w:t>
      </w:r>
      <w:r w:rsidR="000D6763" w:rsidRPr="002E18F5">
        <w:t xml:space="preserve">Dalton Solano </w:t>
      </w:r>
      <w:r>
        <w:t>d</w:t>
      </w:r>
      <w:r w:rsidR="000D6763" w:rsidRPr="002E18F5">
        <w:t>os Reis</w:t>
      </w:r>
      <w:r>
        <w:t xml:space="preserve"> - Orientador</w:t>
      </w:r>
    </w:p>
    <w:p w14:paraId="401C6CA4" w14:textId="207652DB" w:rsidR="00F255FC" w:rsidRPr="002E18F5" w:rsidRDefault="00F255FC" w:rsidP="008B35FB">
      <w:pPr>
        <w:pStyle w:val="Ttulo1"/>
      </w:pPr>
      <w:commentRangeStart w:id="11"/>
      <w:r w:rsidRPr="002E18F5">
        <w:t xml:space="preserve">Introdução 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commentRangeEnd w:id="11"/>
      <w:r w:rsidR="00495205">
        <w:rPr>
          <w:rStyle w:val="Refdecomentrio"/>
          <w:b w:val="0"/>
          <w:caps w:val="0"/>
        </w:rPr>
        <w:commentReference w:id="11"/>
      </w:r>
    </w:p>
    <w:p w14:paraId="0A695BE4" w14:textId="38C835E9" w:rsidR="007C5709" w:rsidRPr="002E18F5" w:rsidRDefault="007C5709" w:rsidP="00163CFB">
      <w:pPr>
        <w:pStyle w:val="TF-TEXTO"/>
      </w:pPr>
      <w:r w:rsidRPr="002E18F5">
        <w:t>O trânsito urbano é um aspecto da sociedade que afeta milhões de pessoas em todo o mundo diariamente. O aumento constante no número de veículos nas estradas e a complexidade das redes viárias tornam difícil o desenvolvimento de estratégias eficazes para a formação de motoristas responsáveis e seguros.</w:t>
      </w:r>
      <w:r w:rsidR="005C4A18">
        <w:t xml:space="preserve"> Pensando nisso, outras maneiras de ensino </w:t>
      </w:r>
      <w:del w:id="12" w:author="Dalton Solano dos Reis" w:date="2023-10-23T10:16:00Z">
        <w:r w:rsidR="005C4A18" w:rsidDel="00495205">
          <w:delText xml:space="preserve">são e </w:delText>
        </w:r>
      </w:del>
      <w:r w:rsidR="005C4A18">
        <w:t xml:space="preserve">devem ser </w:t>
      </w:r>
      <w:del w:id="13" w:author="Dalton Solano dos Reis" w:date="2023-10-23T10:16:00Z">
        <w:r w:rsidR="005C4A18" w:rsidDel="00495205">
          <w:delText>educadas</w:delText>
        </w:r>
      </w:del>
      <w:ins w:id="14" w:author="Dalton Solano dos Reis" w:date="2023-10-23T10:16:00Z">
        <w:r w:rsidR="00495205">
          <w:t>criadas</w:t>
        </w:r>
      </w:ins>
      <w:r w:rsidR="005C4A18">
        <w:t>, como o uso de uma educação “</w:t>
      </w:r>
      <w:proofErr w:type="spellStart"/>
      <w:r w:rsidR="005C4A18">
        <w:t>gamificada</w:t>
      </w:r>
      <w:proofErr w:type="spellEnd"/>
      <w:r w:rsidR="005C4A18">
        <w:t>”, onde o usuário não tem o perigo da vida real, mas tem a sua imersão assegurada pela realidade virtual aumentada.</w:t>
      </w:r>
    </w:p>
    <w:p w14:paraId="06F6F1BA" w14:textId="582E2E84" w:rsidR="007C5709" w:rsidRPr="002E18F5" w:rsidRDefault="005C4A18" w:rsidP="00163CFB">
      <w:pPr>
        <w:pStyle w:val="TF-TEXTO"/>
      </w:pPr>
      <w:r>
        <w:t xml:space="preserve">De acordo com os dados do </w:t>
      </w:r>
      <w:r w:rsidRPr="002E18F5">
        <w:t>Instituto Brasileiro de Geografia e Estatística (</w:t>
      </w:r>
      <w:r>
        <w:t>IBGE), nos últimos 5 anos o</w:t>
      </w:r>
      <w:r w:rsidR="007C5709" w:rsidRPr="002E18F5">
        <w:t xml:space="preserve"> Brasil possui uma frota crescente de carros</w:t>
      </w:r>
      <w:del w:id="15" w:author="Dalton Solano dos Reis" w:date="2023-10-23T10:12:00Z">
        <w:r w:rsidR="007C5709" w:rsidRPr="002E18F5" w:rsidDel="00495205">
          <w:delText>,</w:delText>
        </w:r>
        <w:r w:rsidDel="00495205">
          <w:delText xml:space="preserve"> e</w:delText>
        </w:r>
      </w:del>
      <w:ins w:id="16" w:author="Dalton Solano dos Reis" w:date="2023-10-23T10:12:00Z">
        <w:r w:rsidR="00495205">
          <w:t>. E ainda,</w:t>
        </w:r>
      </w:ins>
      <w:r w:rsidR="007C5709" w:rsidRPr="002E18F5">
        <w:t xml:space="preserve"> de acordo com o IBGE, no ano de 2022 o Brasil contava com uma frota de 115.116.532 de veículos de variados tipos</w:t>
      </w:r>
      <w:ins w:id="17" w:author="Dalton Solano dos Reis" w:date="2023-10-23T10:17:00Z">
        <w:r w:rsidR="00495205">
          <w:t>,</w:t>
        </w:r>
      </w:ins>
      <w:r w:rsidR="007C5709" w:rsidRPr="002E18F5">
        <w:t xml:space="preserve"> e com o aumento de veículos nas ruas</w:t>
      </w:r>
      <w:del w:id="18" w:author="Dalton Solano dos Reis" w:date="2023-10-23T10:17:00Z">
        <w:r w:rsidR="007C5709" w:rsidRPr="002E18F5" w:rsidDel="00495205">
          <w:delText>,</w:delText>
        </w:r>
      </w:del>
      <w:r w:rsidR="007C5709" w:rsidRPr="002E18F5">
        <w:t xml:space="preserve"> também aumentam as chances de ocorrerem acidentes. Uma pesquisa divulgada pelo </w:t>
      </w:r>
      <w:r w:rsidR="00FC6CA9" w:rsidRPr="002E18F5">
        <w:t>Observatório Nac</w:t>
      </w:r>
      <w:r>
        <w:t>ional</w:t>
      </w:r>
      <w:r w:rsidR="00FC6CA9" w:rsidRPr="002E18F5">
        <w:t xml:space="preserve"> de Segurança Viária (ONSV)</w:t>
      </w:r>
      <w:del w:id="19" w:author="Dalton Solano dos Reis" w:date="2023-10-23T10:17:00Z">
        <w:r w:rsidR="00FC6CA9" w:rsidRPr="002E18F5" w:rsidDel="00495205">
          <w:delText>,</w:delText>
        </w:r>
      </w:del>
      <w:r w:rsidR="00FC6CA9" w:rsidRPr="002E18F5">
        <w:t xml:space="preserve"> afirma que s</w:t>
      </w:r>
      <w:r w:rsidR="007C5709" w:rsidRPr="002E18F5">
        <w:t>omente no ano de 2021 tivemos 33.801 óbitos devido a acidentes de trânsito, um crescimento significativo em relação a 2020</w:t>
      </w:r>
      <w:r w:rsidR="00F963A3">
        <w:t>,</w:t>
      </w:r>
      <w:r w:rsidR="007C5709" w:rsidRPr="002E18F5">
        <w:t xml:space="preserve"> </w:t>
      </w:r>
      <w:r w:rsidR="00FC6CA9" w:rsidRPr="002E18F5">
        <w:t>que também de acordo com a ONSV</w:t>
      </w:r>
      <w:del w:id="20" w:author="Dalton Solano dos Reis" w:date="2023-10-23T10:13:00Z">
        <w:r w:rsidR="00FC6CA9" w:rsidRPr="002E18F5" w:rsidDel="00495205">
          <w:delText xml:space="preserve"> </w:delText>
        </w:r>
      </w:del>
      <w:r w:rsidR="00FC6CA9" w:rsidRPr="002E18F5">
        <w:t>,</w:t>
      </w:r>
      <w:r w:rsidR="007C5709" w:rsidRPr="002E18F5">
        <w:t xml:space="preserve"> tivemos 32.716 óbitos</w:t>
      </w:r>
      <w:r w:rsidR="00F963A3">
        <w:t>. M</w:t>
      </w:r>
      <w:r w:rsidR="007C5709" w:rsidRPr="002E18F5">
        <w:t xml:space="preserve">esmo com o avanço da tecnologia e da segurança, por que ainda temos tantos acidentes? Segundo um estudo feito pelo </w:t>
      </w:r>
      <w:r>
        <w:t>M</w:t>
      </w:r>
      <w:r w:rsidR="007C5709" w:rsidRPr="002E18F5">
        <w:t xml:space="preserve">inistério dos </w:t>
      </w:r>
      <w:r>
        <w:t>T</w:t>
      </w:r>
      <w:r w:rsidR="007C5709" w:rsidRPr="002E18F5">
        <w:t xml:space="preserve">ransportes, Portos e </w:t>
      </w:r>
      <w:r>
        <w:t>A</w:t>
      </w:r>
      <w:r w:rsidR="007C5709" w:rsidRPr="002E18F5">
        <w:t>viação</w:t>
      </w:r>
      <w:r w:rsidR="00FC6CA9" w:rsidRPr="002E18F5">
        <w:t xml:space="preserve"> civil</w:t>
      </w:r>
      <w:ins w:id="21" w:author="Dalton Solano dos Reis" w:date="2023-10-23T10:13:00Z">
        <w:r w:rsidR="00495205">
          <w:t xml:space="preserve"> </w:t>
        </w:r>
      </w:ins>
      <w:r w:rsidR="00FC6CA9" w:rsidRPr="002E18F5">
        <w:t>(MTPA)</w:t>
      </w:r>
      <w:r w:rsidR="007C5709" w:rsidRPr="002E18F5">
        <w:t>, em 2020, a principal razão dos acidentes de trânsito no país é a negligência dos motoristas.</w:t>
      </w:r>
    </w:p>
    <w:p w14:paraId="4AA43361" w14:textId="74DB4E4A" w:rsidR="007C5709" w:rsidRPr="002E18F5" w:rsidRDefault="007C5709" w:rsidP="00163CFB">
      <w:pPr>
        <w:pStyle w:val="TF-TEXTO"/>
      </w:pPr>
      <w:r w:rsidRPr="002E18F5">
        <w:t xml:space="preserve">Em 2015, houve uma época que o uso de simuladores era obrigatório por causa de uma medida estabelecida pelo </w:t>
      </w:r>
      <w:proofErr w:type="spellStart"/>
      <w:r w:rsidRPr="002E18F5">
        <w:t>COnselho</w:t>
      </w:r>
      <w:proofErr w:type="spellEnd"/>
      <w:r w:rsidRPr="002E18F5">
        <w:t xml:space="preserve"> Nacional de </w:t>
      </w:r>
      <w:proofErr w:type="spellStart"/>
      <w:proofErr w:type="gramStart"/>
      <w:r w:rsidRPr="002E18F5">
        <w:t>TR</w:t>
      </w:r>
      <w:r w:rsidR="00B82E4D" w:rsidRPr="002E18F5">
        <w:t>A</w:t>
      </w:r>
      <w:r w:rsidRPr="002E18F5">
        <w:t>Nsito</w:t>
      </w:r>
      <w:proofErr w:type="spellEnd"/>
      <w:proofErr w:type="gramEnd"/>
      <w:r w:rsidRPr="002E18F5">
        <w:t xml:space="preserve"> (CONTRAN), que tornara obrigatório o uso da mesma e inúmeras escolas compram o aparelho, </w:t>
      </w:r>
      <w:ins w:id="22" w:author="Dalton Solano dos Reis" w:date="2023-10-23T10:18:00Z">
        <w:r w:rsidR="00495205">
          <w:t xml:space="preserve">e </w:t>
        </w:r>
      </w:ins>
      <w:r w:rsidRPr="002E18F5">
        <w:t>anos depois</w:t>
      </w:r>
      <w:del w:id="23" w:author="Dalton Solano dos Reis" w:date="2023-10-23T10:18:00Z">
        <w:r w:rsidRPr="002E18F5" w:rsidDel="00495205">
          <w:delText>,</w:delText>
        </w:r>
      </w:del>
      <w:r w:rsidRPr="002E18F5">
        <w:t xml:space="preserve"> deixou de ser obrigatório. Em conversa com a</w:t>
      </w:r>
      <w:r w:rsidR="003B2EB4">
        <w:t xml:space="preserve"> </w:t>
      </w:r>
      <w:commentRangeStart w:id="24"/>
      <w:proofErr w:type="spellStart"/>
      <w:r w:rsidR="003B2EB4">
        <w:t>Yane</w:t>
      </w:r>
      <w:proofErr w:type="spellEnd"/>
      <w:r w:rsidR="003B2EB4">
        <w:t xml:space="preserve"> </w:t>
      </w:r>
      <w:proofErr w:type="spellStart"/>
      <w:r w:rsidR="003B2EB4">
        <w:t>Godri</w:t>
      </w:r>
      <w:commentRangeEnd w:id="24"/>
      <w:proofErr w:type="spellEnd"/>
      <w:r w:rsidR="00495205">
        <w:rPr>
          <w:rStyle w:val="Refdecomentrio"/>
        </w:rPr>
        <w:commentReference w:id="24"/>
      </w:r>
      <w:r w:rsidR="003B2EB4">
        <w:t>, auxiliar administrativa da</w:t>
      </w:r>
      <w:r w:rsidRPr="002E18F5">
        <w:t xml:space="preserve"> </w:t>
      </w:r>
      <w:r w:rsidR="00B82E4D" w:rsidRPr="002E18F5">
        <w:t>autoescola</w:t>
      </w:r>
      <w:r w:rsidRPr="002E18F5">
        <w:t xml:space="preserve"> Quintino, do município de timbó, fora perguntado se ainda usavam o simulador que eles compraram na época que foi decretado obrigatório</w:t>
      </w:r>
      <w:r w:rsidR="005C4A18">
        <w:t>.</w:t>
      </w:r>
      <w:r w:rsidRPr="002E18F5">
        <w:t xml:space="preserve"> </w:t>
      </w:r>
      <w:r w:rsidR="005C4A18">
        <w:t>E</w:t>
      </w:r>
      <w:r w:rsidRPr="002E18F5">
        <w:t>les</w:t>
      </w:r>
      <w:r w:rsidR="005C4A18">
        <w:t xml:space="preserve"> responderam que</w:t>
      </w:r>
      <w:r w:rsidRPr="002E18F5">
        <w:t xml:space="preserve"> pararam de usar o simulador </w:t>
      </w:r>
      <w:r w:rsidR="005C4A18">
        <w:t xml:space="preserve">pelo motivo da </w:t>
      </w:r>
      <w:r w:rsidRPr="002E18F5">
        <w:t>"</w:t>
      </w:r>
      <w:del w:id="25" w:author="Dalton Solano dos Reis" w:date="2023-10-23T10:20:00Z">
        <w:r w:rsidRPr="002E18F5" w:rsidDel="00495205">
          <w:delText xml:space="preserve">por </w:delText>
        </w:r>
      </w:del>
      <w:r w:rsidRPr="002E18F5">
        <w:t xml:space="preserve">baixa adesão do público, já que o uso já não era mais obrigatório", fora o </w:t>
      </w:r>
      <w:del w:id="26" w:author="Dalton Solano dos Reis" w:date="2023-10-23T10:21:00Z">
        <w:r w:rsidRPr="002E18F5" w:rsidDel="00CB520A">
          <w:delText xml:space="preserve">altíssimo </w:delText>
        </w:r>
      </w:del>
      <w:ins w:id="27" w:author="Dalton Solano dos Reis" w:date="2023-10-23T10:21:00Z">
        <w:r w:rsidR="00CB520A">
          <w:t>alto</w:t>
        </w:r>
        <w:r w:rsidR="00CB520A" w:rsidRPr="002E18F5">
          <w:t xml:space="preserve"> </w:t>
        </w:r>
      </w:ins>
      <w:r w:rsidRPr="002E18F5">
        <w:t>custo para compra</w:t>
      </w:r>
      <w:del w:id="28" w:author="Dalton Solano dos Reis" w:date="2023-10-23T10:21:00Z">
        <w:r w:rsidRPr="002E18F5" w:rsidDel="00CB520A">
          <w:delText>r</w:delText>
        </w:r>
      </w:del>
      <w:ins w:id="29" w:author="Dalton Solano dos Reis" w:date="2023-10-23T10:21:00Z">
        <w:r w:rsidR="00CB520A">
          <w:t xml:space="preserve"> e manutenção</w:t>
        </w:r>
      </w:ins>
      <w:r w:rsidRPr="002E18F5">
        <w:t xml:space="preserve"> </w:t>
      </w:r>
      <w:ins w:id="30" w:author="Dalton Solano dos Reis" w:date="2023-10-23T10:21:00Z">
        <w:r w:rsidR="00CB520A">
          <w:t>d</w:t>
        </w:r>
      </w:ins>
      <w:r w:rsidRPr="002E18F5">
        <w:t>o simulador</w:t>
      </w:r>
      <w:del w:id="31" w:author="Dalton Solano dos Reis" w:date="2023-10-23T10:21:00Z">
        <w:r w:rsidRPr="002E18F5" w:rsidDel="00CB520A">
          <w:delText xml:space="preserve"> e o da manutenção</w:delText>
        </w:r>
      </w:del>
      <w:r w:rsidRPr="002E18F5">
        <w:t>.</w:t>
      </w:r>
    </w:p>
    <w:p w14:paraId="0A1F5C9B" w14:textId="02FE7B9C" w:rsidR="005C4A18" w:rsidRDefault="007C5709" w:rsidP="005C4A18">
      <w:pPr>
        <w:pStyle w:val="TF-TEXTO"/>
      </w:pPr>
      <w:r w:rsidRPr="002E18F5">
        <w:t>Com o avanço das tecnologias móveis e o crescimento exponencial da computação, os aplicativos móveis têm se tornado ferramentas essenciais em várias esferas da vida cotidiana</w:t>
      </w:r>
      <w:r w:rsidR="00F40141">
        <w:t xml:space="preserve">. O aprendizado através de jogos ou também conhecido como “aprendizado </w:t>
      </w:r>
      <w:proofErr w:type="spellStart"/>
      <w:r w:rsidR="00F40141">
        <w:t>gamificado</w:t>
      </w:r>
      <w:proofErr w:type="spellEnd"/>
      <w:r w:rsidR="00F40141">
        <w:t>” é uma ótima ferramenta para o estudante diversificar seus meios de estudos</w:t>
      </w:r>
      <w:del w:id="32" w:author="Dalton Solano dos Reis" w:date="2023-10-23T10:22:00Z">
        <w:r w:rsidR="00F40141" w:rsidDel="00CB520A">
          <w:delText xml:space="preserve"> e</w:delText>
        </w:r>
      </w:del>
      <w:ins w:id="33" w:author="Dalton Solano dos Reis" w:date="2023-10-23T10:22:00Z">
        <w:r w:rsidR="00CB520A">
          <w:t>. E</w:t>
        </w:r>
      </w:ins>
      <w:r w:rsidR="00F40141">
        <w:t xml:space="preserve"> combinado com a realidade virtual pode ser ainda melhor, pois </w:t>
      </w:r>
      <w:del w:id="34" w:author="Dalton Solano dos Reis" w:date="2023-10-23T10:23:00Z">
        <w:r w:rsidR="00F40141" w:rsidDel="00CB520A">
          <w:delText xml:space="preserve">a mesma </w:delText>
        </w:r>
      </w:del>
      <w:ins w:id="35" w:author="Dalton Solano dos Reis" w:date="2023-10-23T10:23:00Z">
        <w:r w:rsidR="00CB520A">
          <w:t xml:space="preserve"> o </w:t>
        </w:r>
        <w:r w:rsidR="00CB520A" w:rsidRPr="00CB520A">
          <w:t xml:space="preserve">“aprendizado </w:t>
        </w:r>
        <w:proofErr w:type="spellStart"/>
        <w:r w:rsidR="00CB520A" w:rsidRPr="00CB520A">
          <w:t>gamificado”</w:t>
        </w:r>
        <w:r w:rsidR="00CB520A">
          <w:t xml:space="preserve"> </w:t>
        </w:r>
      </w:ins>
      <w:proofErr w:type="spellEnd"/>
      <w:r w:rsidR="00F40141">
        <w:t xml:space="preserve">pode simular </w:t>
      </w:r>
      <w:del w:id="36" w:author="Dalton Solano dos Reis" w:date="2023-10-23T10:24:00Z">
        <w:r w:rsidR="00F40141" w:rsidDel="00CB520A">
          <w:delText xml:space="preserve">a </w:delText>
        </w:r>
      </w:del>
      <w:ins w:id="37" w:author="Dalton Solano dos Reis" w:date="2023-10-23T10:24:00Z">
        <w:r w:rsidR="00CB520A">
          <w:t>o</w:t>
        </w:r>
        <w:r w:rsidR="00CB520A">
          <w:t xml:space="preserve"> </w:t>
        </w:r>
      </w:ins>
      <w:r w:rsidR="00F40141">
        <w:t xml:space="preserve">ambiente que </w:t>
      </w:r>
      <w:proofErr w:type="spellStart"/>
      <w:r w:rsidR="00F40141">
        <w:t>o</w:t>
      </w:r>
      <w:proofErr w:type="spellEnd"/>
      <w:r w:rsidR="00F40141">
        <w:t xml:space="preserve"> usuário pode vir</w:t>
      </w:r>
      <w:ins w:id="38" w:author="Dalton Solano dos Reis" w:date="2023-10-23T10:24:00Z">
        <w:r w:rsidR="00CB520A">
          <w:t xml:space="preserve"> </w:t>
        </w:r>
      </w:ins>
      <w:r w:rsidR="00F40141">
        <w:t>a enfrentar na vida real</w:t>
      </w:r>
      <w:ins w:id="39" w:author="Dalton Solano dos Reis" w:date="2023-10-23T10:25:00Z">
        <w:r w:rsidR="00CB520A">
          <w:t xml:space="preserve">. </w:t>
        </w:r>
      </w:ins>
      <w:del w:id="40" w:author="Dalton Solano dos Reis" w:date="2023-10-23T10:25:00Z">
        <w:r w:rsidR="00F40141" w:rsidDel="00CB520A">
          <w:delText>, a</w:delText>
        </w:r>
      </w:del>
      <w:ins w:id="41" w:author="Dalton Solano dos Reis" w:date="2023-10-23T10:25:00Z">
        <w:r w:rsidR="00CB520A">
          <w:t>A</w:t>
        </w:r>
      </w:ins>
      <w:r w:rsidR="00F40141">
        <w:t xml:space="preserve">ssim </w:t>
      </w:r>
      <w:del w:id="42" w:author="Dalton Solano dos Reis" w:date="2023-10-23T10:25:00Z">
        <w:r w:rsidR="00F40141" w:rsidDel="00CB520A">
          <w:delText xml:space="preserve">fazendo que ele tenha </w:delText>
        </w:r>
      </w:del>
      <w:ins w:id="43" w:author="Dalton Solano dos Reis" w:date="2023-10-23T10:25:00Z">
        <w:r w:rsidR="00CB520A">
          <w:t xml:space="preserve">o estudante pode </w:t>
        </w:r>
        <w:proofErr w:type="spellStart"/>
        <w:r w:rsidR="00CB520A">
          <w:t xml:space="preserve">ter </w:t>
        </w:r>
      </w:ins>
      <w:proofErr w:type="spellEnd"/>
      <w:r w:rsidR="00F40141">
        <w:t xml:space="preserve">um treinamento antes de ir para o mundo real, além de </w:t>
      </w:r>
      <w:del w:id="44" w:author="Dalton Solano dos Reis" w:date="2023-10-23T10:25:00Z">
        <w:r w:rsidR="00F40141" w:rsidDel="00CB520A">
          <w:delText xml:space="preserve">o usuário </w:delText>
        </w:r>
      </w:del>
      <w:r w:rsidR="00F40141">
        <w:t>aprender enquanto se diverte e faz algo que ele gosta, que é jogar.</w:t>
      </w:r>
    </w:p>
    <w:p w14:paraId="1853DCAB" w14:textId="7D59E0C5" w:rsidR="007C5709" w:rsidRPr="002E18F5" w:rsidRDefault="007C5709" w:rsidP="005C4A18">
      <w:pPr>
        <w:pStyle w:val="TF-TEXTO"/>
      </w:pPr>
      <w:r w:rsidRPr="002E18F5">
        <w:t>Este trabalho se propõe a explorar a criação e a implementação de um aplicativo de simulador de carro voltado para a parte educacional das leis de trânsito</w:t>
      </w:r>
      <w:ins w:id="45" w:author="Dalton Solano dos Reis" w:date="2023-10-23T10:31:00Z">
        <w:r w:rsidR="00BB1AF5">
          <w:t xml:space="preserve">. E assim, </w:t>
        </w:r>
      </w:ins>
      <w:ins w:id="46" w:author="Dalton Solano dos Reis" w:date="2023-10-23T10:32:00Z">
        <w:r w:rsidR="00BB1AF5">
          <w:t xml:space="preserve">com este </w:t>
        </w:r>
      </w:ins>
      <w:del w:id="47" w:author="Dalton Solano dos Reis" w:date="2023-10-23T10:32:00Z">
        <w:r w:rsidRPr="002E18F5" w:rsidDel="00BB1AF5">
          <w:delText xml:space="preserve">, um </w:delText>
        </w:r>
      </w:del>
      <w:r w:rsidRPr="002E18F5">
        <w:t xml:space="preserve">recurso </w:t>
      </w:r>
      <w:ins w:id="48" w:author="Dalton Solano dos Reis" w:date="2023-10-23T10:32:00Z">
        <w:r w:rsidR="00BB1AF5">
          <w:t xml:space="preserve">se espera </w:t>
        </w:r>
      </w:ins>
      <w:del w:id="49" w:author="Dalton Solano dos Reis" w:date="2023-10-23T10:32:00Z">
        <w:r w:rsidRPr="002E18F5" w:rsidDel="00BB1AF5">
          <w:delText xml:space="preserve">que visa </w:delText>
        </w:r>
      </w:del>
      <w:r w:rsidRPr="002E18F5">
        <w:t xml:space="preserve">melhorar a qualidade de ensino para motoristas novos ou </w:t>
      </w:r>
      <w:del w:id="50" w:author="Dalton Solano dos Reis" w:date="2023-10-23T10:32:00Z">
        <w:r w:rsidRPr="002E18F5" w:rsidDel="00BB1AF5">
          <w:delText xml:space="preserve">até mesmo </w:delText>
        </w:r>
      </w:del>
      <w:r w:rsidRPr="002E18F5">
        <w:t>inexperientes</w:t>
      </w:r>
      <w:ins w:id="51" w:author="Dalton Solano dos Reis" w:date="2023-10-23T10:33:00Z">
        <w:r w:rsidR="00BB1AF5">
          <w:t xml:space="preserve">, </w:t>
        </w:r>
      </w:ins>
      <w:del w:id="52" w:author="Dalton Solano dos Reis" w:date="2023-10-23T10:33:00Z">
        <w:r w:rsidRPr="002E18F5" w:rsidDel="00BB1AF5">
          <w:delText xml:space="preserve">. </w:delText>
        </w:r>
        <w:r w:rsidR="005C4A18" w:rsidDel="00BB1AF5">
          <w:delText xml:space="preserve">E com esta proposta de projeto fora buscado </w:delText>
        </w:r>
      </w:del>
      <w:r w:rsidR="005C4A18">
        <w:t>o</w:t>
      </w:r>
      <w:r w:rsidRPr="002E18F5">
        <w:t>ferece</w:t>
      </w:r>
      <w:ins w:id="53" w:author="Dalton Solano dos Reis" w:date="2023-10-23T10:33:00Z">
        <w:r w:rsidR="00BB1AF5">
          <w:t>ndo</w:t>
        </w:r>
      </w:ins>
      <w:del w:id="54" w:author="Dalton Solano dos Reis" w:date="2023-10-23T10:33:00Z">
        <w:r w:rsidR="005C4A18" w:rsidDel="00BB1AF5">
          <w:delText>r</w:delText>
        </w:r>
      </w:del>
      <w:r w:rsidRPr="002E18F5">
        <w:t xml:space="preserve"> uma experiência de aprendizado prática, imersiva e interativa</w:t>
      </w:r>
      <w:r w:rsidR="005C4A18">
        <w:t>. E assim</w:t>
      </w:r>
      <w:ins w:id="55" w:author="Dalton Solano dos Reis" w:date="2023-10-23T10:35:00Z">
        <w:r w:rsidR="00BB1AF5">
          <w:t>,</w:t>
        </w:r>
      </w:ins>
      <w:r w:rsidR="005C4A18">
        <w:t xml:space="preserve"> se espera auxiliar</w:t>
      </w:r>
      <w:r w:rsidRPr="002E18F5">
        <w:t xml:space="preserve"> os futuros condutores </w:t>
      </w:r>
      <w:del w:id="56" w:author="Dalton Solano dos Reis" w:date="2023-10-23T10:34:00Z">
        <w:r w:rsidRPr="002E18F5" w:rsidDel="00BB1AF5">
          <w:delText xml:space="preserve">para </w:delText>
        </w:r>
      </w:del>
      <w:ins w:id="57" w:author="Dalton Solano dos Reis" w:date="2023-10-23T10:34:00Z">
        <w:r w:rsidR="00BB1AF5">
          <w:t>a</w:t>
        </w:r>
        <w:r w:rsidR="00BB1AF5" w:rsidRPr="002E18F5">
          <w:t xml:space="preserve"> </w:t>
        </w:r>
      </w:ins>
      <w:r w:rsidRPr="002E18F5">
        <w:t>enfrentar os desafios reais do trânsito, sem ser de uma forma tradicional</w:t>
      </w:r>
      <w:ins w:id="58" w:author="Dalton Solano dos Reis" w:date="2023-10-23T10:26:00Z">
        <w:r w:rsidR="00CB520A">
          <w:t xml:space="preserve"> </w:t>
        </w:r>
      </w:ins>
      <w:r w:rsidRPr="002E18F5">
        <w:t>(</w:t>
      </w:r>
      <w:r w:rsidR="005C4A18">
        <w:t>l</w:t>
      </w:r>
      <w:r w:rsidRPr="002E18F5">
        <w:t>ápis e caneta) e sem colocar a vida de outros em perigo</w:t>
      </w:r>
      <w:ins w:id="59" w:author="Dalton Solano dos Reis" w:date="2023-10-23T10:34:00Z">
        <w:r w:rsidR="00BB1AF5">
          <w:t xml:space="preserve">. </w:t>
        </w:r>
      </w:ins>
      <w:del w:id="60" w:author="Dalton Solano dos Reis" w:date="2023-10-23T10:34:00Z">
        <w:r w:rsidRPr="002E18F5" w:rsidDel="00BB1AF5">
          <w:delText xml:space="preserve">, colocando uma pessoa que nunca pilotou um caro, para o mesmo fazer, tendo um de aprendizado de forma gamificada, onde o usuário joga um "simulador de carro" </w:delText>
        </w:r>
        <w:r w:rsidR="005C4A18" w:rsidDel="00BB1AF5">
          <w:delText>na plataforma Android.</w:delText>
        </w:r>
        <w:r w:rsidRPr="002E18F5" w:rsidDel="00BB1AF5">
          <w:delText xml:space="preserve"> </w:delText>
        </w:r>
      </w:del>
    </w:p>
    <w:p w14:paraId="67A1FACF" w14:textId="4DDFCA51" w:rsidR="007C5709" w:rsidRPr="002E18F5" w:rsidRDefault="007C5709" w:rsidP="00163CFB">
      <w:pPr>
        <w:pStyle w:val="TF-TEXTO"/>
      </w:pPr>
      <w:commentRangeStart w:id="61"/>
      <w:del w:id="62" w:author="Dalton Solano dos Reis" w:date="2023-10-23T10:28:00Z">
        <w:r w:rsidRPr="002E18F5" w:rsidDel="00CB520A">
          <w:delText>Um grande diferencial do aplicativo para o simulador é seu custo, enquanto o aplicativo vai rodar em qualquer celular android. O simulador tem um custo enorme, fazendo com que o aplicativo fique mais acessível e até mesmo uma criança.</w:delText>
        </w:r>
      </w:del>
      <w:commentRangeEnd w:id="61"/>
      <w:r w:rsidR="00CB520A">
        <w:rPr>
          <w:rStyle w:val="Refdecomentrio"/>
        </w:rPr>
        <w:commentReference w:id="61"/>
      </w:r>
    </w:p>
    <w:p w14:paraId="4DEEAE1F" w14:textId="5E16B1E1" w:rsidR="00F255FC" w:rsidRPr="002E18F5" w:rsidRDefault="00F255FC" w:rsidP="00956BF8">
      <w:pPr>
        <w:pStyle w:val="Ttulo2"/>
      </w:pPr>
      <w:bookmarkStart w:id="63" w:name="_Toc419598576"/>
      <w:bookmarkStart w:id="64" w:name="_Toc420721317"/>
      <w:bookmarkStart w:id="65" w:name="_Toc420721467"/>
      <w:bookmarkStart w:id="66" w:name="_Toc420721562"/>
      <w:bookmarkStart w:id="67" w:name="_Toc420721768"/>
      <w:bookmarkStart w:id="68" w:name="_Toc420723209"/>
      <w:bookmarkStart w:id="69" w:name="_Toc482682370"/>
      <w:bookmarkStart w:id="70" w:name="_Toc54164904"/>
      <w:bookmarkStart w:id="71" w:name="_Toc54165664"/>
      <w:bookmarkStart w:id="72" w:name="_Toc54169316"/>
      <w:bookmarkStart w:id="73" w:name="_Toc96347426"/>
      <w:bookmarkStart w:id="74" w:name="_Toc96357710"/>
      <w:bookmarkStart w:id="75" w:name="_Toc96491850"/>
      <w:bookmarkStart w:id="76" w:name="_Toc411603090"/>
      <w:commentRangeStart w:id="77"/>
      <w:r w:rsidRPr="002E18F5">
        <w:t>OBJETIVOS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commentRangeEnd w:id="77"/>
      <w:r w:rsidR="009E7DF9">
        <w:rPr>
          <w:rStyle w:val="Refdecomentrio"/>
          <w:caps w:val="0"/>
          <w:color w:val="auto"/>
        </w:rPr>
        <w:commentReference w:id="77"/>
      </w:r>
    </w:p>
    <w:p w14:paraId="74503A63" w14:textId="1558F3C3" w:rsidR="00D7661B" w:rsidRDefault="00FC6CA9" w:rsidP="00FC6CA9">
      <w:pPr>
        <w:pStyle w:val="NormalWeb"/>
        <w:spacing w:before="0" w:beforeAutospacing="0" w:after="120" w:afterAutospacing="0"/>
        <w:ind w:firstLine="680"/>
        <w:jc w:val="both"/>
        <w:rPr>
          <w:color w:val="000000"/>
          <w:sz w:val="22"/>
          <w:szCs w:val="22"/>
        </w:rPr>
      </w:pPr>
      <w:r w:rsidRPr="002E18F5">
        <w:rPr>
          <w:color w:val="000000"/>
          <w:sz w:val="22"/>
          <w:szCs w:val="22"/>
        </w:rPr>
        <w:t xml:space="preserve">O objetivo </w:t>
      </w:r>
      <w:r w:rsidR="00C81495">
        <w:rPr>
          <w:color w:val="000000"/>
          <w:sz w:val="22"/>
          <w:szCs w:val="22"/>
        </w:rPr>
        <w:t xml:space="preserve">principal deste projeto </w:t>
      </w:r>
      <w:r w:rsidRPr="002E18F5">
        <w:rPr>
          <w:color w:val="000000"/>
          <w:sz w:val="22"/>
          <w:szCs w:val="22"/>
        </w:rPr>
        <w:t xml:space="preserve">é desenvolver um </w:t>
      </w:r>
      <w:r w:rsidR="00C81495">
        <w:rPr>
          <w:color w:val="000000"/>
          <w:sz w:val="22"/>
          <w:szCs w:val="22"/>
        </w:rPr>
        <w:t xml:space="preserve">aplicativo </w:t>
      </w:r>
      <w:r w:rsidRPr="002E18F5">
        <w:rPr>
          <w:color w:val="000000"/>
          <w:sz w:val="22"/>
          <w:szCs w:val="22"/>
        </w:rPr>
        <w:t>de simulador de carro</w:t>
      </w:r>
      <w:del w:id="78" w:author="Dalton Solano dos Reis" w:date="2023-10-23T10:29:00Z">
        <w:r w:rsidR="00D7661B" w:rsidDel="00CB520A">
          <w:rPr>
            <w:color w:val="000000"/>
            <w:sz w:val="22"/>
            <w:szCs w:val="22"/>
          </w:rPr>
          <w:delText>,</w:delText>
        </w:r>
      </w:del>
      <w:r w:rsidR="00D7661B">
        <w:rPr>
          <w:color w:val="000000"/>
          <w:sz w:val="22"/>
          <w:szCs w:val="22"/>
        </w:rPr>
        <w:t xml:space="preserve"> com foco na educação sobre as leis de trânsito</w:t>
      </w:r>
      <w:ins w:id="79" w:author="Dalton Solano dos Reis" w:date="2023-10-23T10:29:00Z">
        <w:r w:rsidR="00CB520A">
          <w:rPr>
            <w:color w:val="000000"/>
            <w:sz w:val="22"/>
            <w:szCs w:val="22"/>
          </w:rPr>
          <w:t>.</w:t>
        </w:r>
      </w:ins>
    </w:p>
    <w:p w14:paraId="032777D4" w14:textId="77777777" w:rsidR="00D7661B" w:rsidRDefault="00D7661B" w:rsidP="00FC6CA9">
      <w:pPr>
        <w:pStyle w:val="NormalWeb"/>
        <w:spacing w:before="0" w:beforeAutospacing="0" w:after="120" w:afterAutospacing="0"/>
        <w:ind w:firstLine="68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Os objetivos específicos são:</w:t>
      </w:r>
    </w:p>
    <w:p w14:paraId="2549D82D" w14:textId="36B45052" w:rsidR="00D7661B" w:rsidRDefault="00CB520A" w:rsidP="00D7661B">
      <w:pPr>
        <w:pStyle w:val="TF-ALNEA"/>
      </w:pPr>
      <w:ins w:id="80" w:author="Dalton Solano dos Reis" w:date="2023-10-23T10:29:00Z">
        <w:r>
          <w:t>p</w:t>
        </w:r>
      </w:ins>
      <w:del w:id="81" w:author="Dalton Solano dos Reis" w:date="2023-10-23T10:29:00Z">
        <w:r w:rsidR="00D7661B" w:rsidDel="00CB520A">
          <w:delText>P</w:delText>
        </w:r>
      </w:del>
      <w:r w:rsidR="00D7661B">
        <w:t>enalizar o usuário ao descumprir uma lei ou bater o carro</w:t>
      </w:r>
      <w:ins w:id="82" w:author="Dalton Solano dos Reis" w:date="2023-10-23T10:29:00Z">
        <w:r>
          <w:t>;</w:t>
        </w:r>
      </w:ins>
    </w:p>
    <w:p w14:paraId="46801A6D" w14:textId="6D500595" w:rsidR="00D7661B" w:rsidRDefault="00CB520A" w:rsidP="00D7661B">
      <w:pPr>
        <w:pStyle w:val="TF-ALNEA"/>
      </w:pPr>
      <w:ins w:id="83" w:author="Dalton Solano dos Reis" w:date="2023-10-23T10:29:00Z">
        <w:r>
          <w:t>t</w:t>
        </w:r>
      </w:ins>
      <w:del w:id="84" w:author="Dalton Solano dos Reis" w:date="2023-10-23T10:29:00Z">
        <w:r w:rsidR="00D7661B" w:rsidDel="00CB520A">
          <w:delText>T</w:delText>
        </w:r>
      </w:del>
      <w:r w:rsidR="00D7661B">
        <w:t xml:space="preserve">reinar o usuário simulando uma situação real do </w:t>
      </w:r>
      <w:del w:id="85" w:author="Dalton Solano dos Reis" w:date="2023-10-23T10:30:00Z">
        <w:r w:rsidR="00D7661B" w:rsidDel="00CB520A">
          <w:delText>dia-a-dia</w:delText>
        </w:r>
      </w:del>
      <w:ins w:id="86" w:author="Dalton Solano dos Reis" w:date="2023-10-23T10:30:00Z">
        <w:r>
          <w:t>dia a dia</w:t>
        </w:r>
      </w:ins>
      <w:ins w:id="87" w:author="Dalton Solano dos Reis" w:date="2023-10-23T10:29:00Z">
        <w:r>
          <w:t>;</w:t>
        </w:r>
      </w:ins>
    </w:p>
    <w:p w14:paraId="5373D32C" w14:textId="1FDD4C59" w:rsidR="00D7661B" w:rsidRDefault="00CB520A" w:rsidP="00D7661B">
      <w:pPr>
        <w:pStyle w:val="TF-ALNEA"/>
      </w:pPr>
      <w:ins w:id="88" w:author="Dalton Solano dos Reis" w:date="2023-10-23T10:29:00Z">
        <w:r>
          <w:t>a</w:t>
        </w:r>
      </w:ins>
      <w:del w:id="89" w:author="Dalton Solano dos Reis" w:date="2023-10-23T10:29:00Z">
        <w:r w:rsidR="00D7661B" w:rsidDel="00CB520A">
          <w:delText>A</w:delText>
        </w:r>
      </w:del>
      <w:r w:rsidR="00D7661B">
        <w:t>nalisar a possibilidade de usar o aplicativo como uma ferramenta educacional</w:t>
      </w:r>
      <w:ins w:id="90" w:author="Dalton Solano dos Reis" w:date="2023-10-23T10:30:00Z">
        <w:r>
          <w:t>.</w:t>
        </w:r>
      </w:ins>
    </w:p>
    <w:p w14:paraId="6B0A09B4" w14:textId="77777777" w:rsidR="00A44581" w:rsidRPr="002E18F5" w:rsidRDefault="00A44581" w:rsidP="008B35FB">
      <w:pPr>
        <w:pStyle w:val="Ttulo1"/>
      </w:pPr>
      <w:bookmarkStart w:id="91" w:name="_Toc419598587"/>
      <w:r w:rsidRPr="002E18F5">
        <w:lastRenderedPageBreak/>
        <w:t>trabalhos correlatos</w:t>
      </w:r>
    </w:p>
    <w:p w14:paraId="73187883" w14:textId="14FD4A7A" w:rsidR="00FC6CA9" w:rsidRPr="002E18F5" w:rsidRDefault="00B32811" w:rsidP="00A44581">
      <w:pPr>
        <w:pStyle w:val="TF-TEXTO"/>
      </w:pPr>
      <w:ins w:id="92" w:author="Dalton Solano dos Reis" w:date="2023-10-23T10:36:00Z">
        <w:r>
          <w:rPr>
            <w:rStyle w:val="apple-tab-span"/>
            <w:color w:val="000000"/>
            <w:sz w:val="22"/>
            <w:szCs w:val="22"/>
          </w:rPr>
          <w:t xml:space="preserve">Nesta seção é apresentado três trabalhos correlatos </w:t>
        </w:r>
      </w:ins>
      <w:del w:id="93" w:author="Dalton Solano dos Reis" w:date="2023-10-23T10:36:00Z">
        <w:r w:rsidR="00FC6CA9" w:rsidRPr="002E18F5" w:rsidDel="00B32811">
          <w:rPr>
            <w:rStyle w:val="apple-tab-span"/>
            <w:color w:val="000000"/>
            <w:sz w:val="22"/>
            <w:szCs w:val="22"/>
          </w:rPr>
          <w:tab/>
        </w:r>
        <w:r w:rsidR="00C81495" w:rsidDel="00B32811">
          <w:rPr>
            <w:color w:val="000000"/>
            <w:sz w:val="22"/>
            <w:szCs w:val="22"/>
          </w:rPr>
          <w:delText>Como trabalhos correlatos fora escolhido</w:delText>
        </w:r>
        <w:r w:rsidR="00FC6CA9" w:rsidRPr="002E18F5" w:rsidDel="00B32811">
          <w:rPr>
            <w:color w:val="000000"/>
            <w:sz w:val="22"/>
            <w:szCs w:val="22"/>
          </w:rPr>
          <w:delText xml:space="preserve"> </w:delText>
        </w:r>
        <w:r w:rsidR="00C81495" w:rsidDel="00B32811">
          <w:rPr>
            <w:color w:val="000000"/>
            <w:sz w:val="22"/>
            <w:szCs w:val="22"/>
          </w:rPr>
          <w:delText>três(3)</w:delText>
        </w:r>
        <w:r w:rsidR="00FC6CA9" w:rsidRPr="002E18F5" w:rsidDel="00B32811">
          <w:rPr>
            <w:color w:val="000000"/>
            <w:sz w:val="22"/>
            <w:szCs w:val="22"/>
          </w:rPr>
          <w:delText xml:space="preserve"> trabalhos correlatos, </w:delText>
        </w:r>
      </w:del>
      <w:r w:rsidR="00FC6CA9" w:rsidRPr="002E18F5">
        <w:rPr>
          <w:color w:val="000000"/>
          <w:sz w:val="22"/>
          <w:szCs w:val="22"/>
        </w:rPr>
        <w:t xml:space="preserve">que tem características relacionadas ao aplicativo que será desenvolvido. </w:t>
      </w:r>
      <w:commentRangeStart w:id="94"/>
      <w:r w:rsidR="00FC6CA9" w:rsidRPr="002E18F5">
        <w:rPr>
          <w:color w:val="000000"/>
          <w:sz w:val="22"/>
          <w:szCs w:val="22"/>
        </w:rPr>
        <w:t xml:space="preserve">O primeiro </w:t>
      </w:r>
      <w:del w:id="95" w:author="Dalton Solano dos Reis" w:date="2023-10-23T10:37:00Z">
        <w:r w:rsidR="00FC6CA9" w:rsidRPr="002E18F5" w:rsidDel="00B32811">
          <w:rPr>
            <w:color w:val="000000"/>
            <w:sz w:val="22"/>
            <w:szCs w:val="22"/>
          </w:rPr>
          <w:delText>será</w:delText>
        </w:r>
      </w:del>
      <w:ins w:id="96" w:author="Dalton Solano dos Reis" w:date="2023-10-23T10:37:00Z">
        <w:r>
          <w:rPr>
            <w:color w:val="000000"/>
            <w:sz w:val="22"/>
            <w:szCs w:val="22"/>
          </w:rPr>
          <w:t>é</w:t>
        </w:r>
      </w:ins>
      <w:r w:rsidR="00FC6CA9" w:rsidRPr="002E18F5">
        <w:rPr>
          <w:color w:val="000000"/>
          <w:sz w:val="22"/>
          <w:szCs w:val="22"/>
        </w:rPr>
        <w:t xml:space="preserve"> um projeto desenvolvido pelo aluno Thiago Alberto </w:t>
      </w:r>
      <w:proofErr w:type="spellStart"/>
      <w:r w:rsidR="00FC6CA9" w:rsidRPr="002E18F5">
        <w:rPr>
          <w:color w:val="000000"/>
          <w:sz w:val="22"/>
          <w:szCs w:val="22"/>
        </w:rPr>
        <w:t>Buzzi</w:t>
      </w:r>
      <w:proofErr w:type="spellEnd"/>
      <w:r w:rsidR="00FC6CA9" w:rsidRPr="002E18F5">
        <w:rPr>
          <w:color w:val="000000"/>
          <w:sz w:val="22"/>
          <w:szCs w:val="22"/>
        </w:rPr>
        <w:t xml:space="preserve"> e tendo também o professor Dalton Solano dos Reis como coordenador, trata de um simulador de carro, onde o mesmo precisa seguir as leis, o segundo trabalho correlato é um</w:t>
      </w:r>
      <w:r w:rsidR="00163CFB" w:rsidRPr="002E18F5">
        <w:rPr>
          <w:color w:val="000000"/>
          <w:sz w:val="22"/>
          <w:szCs w:val="22"/>
        </w:rPr>
        <w:t xml:space="preserve"> simulador de baixo custo, em um Head </w:t>
      </w:r>
      <w:proofErr w:type="spellStart"/>
      <w:r w:rsidR="00163CFB" w:rsidRPr="002E18F5">
        <w:rPr>
          <w:color w:val="000000"/>
          <w:sz w:val="22"/>
          <w:szCs w:val="22"/>
        </w:rPr>
        <w:t>Up</w:t>
      </w:r>
      <w:proofErr w:type="spellEnd"/>
      <w:r w:rsidR="00163CFB" w:rsidRPr="002E18F5">
        <w:rPr>
          <w:color w:val="000000"/>
          <w:sz w:val="22"/>
          <w:szCs w:val="22"/>
        </w:rPr>
        <w:t xml:space="preserve"> </w:t>
      </w:r>
      <w:proofErr w:type="gramStart"/>
      <w:r w:rsidR="00163CFB" w:rsidRPr="002E18F5">
        <w:rPr>
          <w:color w:val="000000"/>
          <w:sz w:val="22"/>
          <w:szCs w:val="22"/>
        </w:rPr>
        <w:t>Display(</w:t>
      </w:r>
      <w:proofErr w:type="gramEnd"/>
      <w:r w:rsidR="00163CFB" w:rsidRPr="002E18F5">
        <w:rPr>
          <w:color w:val="000000"/>
          <w:sz w:val="22"/>
          <w:szCs w:val="22"/>
        </w:rPr>
        <w:t>HUD) de baixo custo e o terceiro e último trabalho correlato é também um simulador, porém mais voltado para a segurança viária</w:t>
      </w:r>
      <w:commentRangeEnd w:id="94"/>
      <w:r>
        <w:rPr>
          <w:rStyle w:val="Refdecomentrio"/>
        </w:rPr>
        <w:commentReference w:id="94"/>
      </w:r>
      <w:r w:rsidR="00163CFB" w:rsidRPr="002E18F5">
        <w:rPr>
          <w:color w:val="000000"/>
          <w:sz w:val="22"/>
          <w:szCs w:val="22"/>
        </w:rPr>
        <w:t>.</w:t>
      </w:r>
    </w:p>
    <w:p w14:paraId="3AFBACAA" w14:textId="32298BCD" w:rsidR="00A44581" w:rsidRDefault="009342FB" w:rsidP="00956BF8">
      <w:pPr>
        <w:pStyle w:val="Ttulo2"/>
      </w:pPr>
      <w:r>
        <w:t>Transitar</w:t>
      </w:r>
    </w:p>
    <w:p w14:paraId="1FA47FCC" w14:textId="59548980" w:rsidR="009342FB" w:rsidRDefault="009342FB" w:rsidP="00B32811">
      <w:pPr>
        <w:pStyle w:val="TF-TEXTO"/>
        <w:pPrChange w:id="97" w:author="Dalton Solano dos Reis" w:date="2023-10-23T10:39:00Z">
          <w:pPr>
            <w:pStyle w:val="TF-LEGENDA"/>
          </w:pPr>
        </w:pPrChange>
      </w:pPr>
      <w:commentRangeStart w:id="98"/>
      <w:del w:id="99" w:author="Dalton Solano dos Reis" w:date="2023-10-23T10:41:00Z">
        <w:r w:rsidRPr="009342FB" w:rsidDel="00B32811">
          <w:delText>O</w:delText>
        </w:r>
        <w:r w:rsidR="00100790" w:rsidDel="00B32811">
          <w:delText xml:space="preserve"> </w:delText>
        </w:r>
      </w:del>
      <w:ins w:id="100" w:author="Dalton Solano dos Reis" w:date="2023-10-23T10:41:00Z">
        <w:r w:rsidR="00B32811">
          <w:t>Este</w:t>
        </w:r>
        <w:r w:rsidR="00B32811">
          <w:t xml:space="preserve"> </w:t>
        </w:r>
      </w:ins>
      <w:r w:rsidR="00100790">
        <w:t xml:space="preserve">trabalho </w:t>
      </w:r>
      <w:commentRangeEnd w:id="98"/>
      <w:r w:rsidR="00B32811">
        <w:rPr>
          <w:rStyle w:val="Refdecomentrio"/>
        </w:rPr>
        <w:commentReference w:id="98"/>
      </w:r>
      <w:r w:rsidR="00100790">
        <w:t xml:space="preserve">descreve o desenvolvimento do </w:t>
      </w:r>
      <w:proofErr w:type="gramStart"/>
      <w:r w:rsidR="00100790">
        <w:t xml:space="preserve">aplicativo </w:t>
      </w:r>
      <w:proofErr w:type="spellStart"/>
      <w:r w:rsidR="00100790">
        <w:t>TransitAR</w:t>
      </w:r>
      <w:proofErr w:type="spellEnd"/>
      <w:proofErr w:type="gramEnd"/>
      <w:r w:rsidR="00100790">
        <w:t xml:space="preserve"> e seus respectivos teste, e de acordo com </w:t>
      </w:r>
      <w:commentRangeStart w:id="101"/>
      <w:r w:rsidR="00100790">
        <w:t xml:space="preserve">o autor Thiago Alberto </w:t>
      </w:r>
      <w:proofErr w:type="spellStart"/>
      <w:r w:rsidR="00100790">
        <w:t>Buzzi</w:t>
      </w:r>
      <w:proofErr w:type="spellEnd"/>
      <w:r w:rsidR="00100790">
        <w:t xml:space="preserve"> </w:t>
      </w:r>
      <w:commentRangeEnd w:id="101"/>
      <w:r w:rsidR="00B32811">
        <w:rPr>
          <w:rStyle w:val="Refdecomentrio"/>
        </w:rPr>
        <w:commentReference w:id="101"/>
      </w:r>
      <w:r w:rsidR="00100790">
        <w:t>“O aplicativo busca unir o atrativo de jogabilidade ao foco na conscientização de trânsito, abrangendo um grande grupo de usuários e auxiliando a diminuir o número de acidentes nas rodovias.”, mas para fazer isso foi necessário uma série de fatores, tanto de jogabilidade quanto de realidade aumentada, conforme mostrado na figura 1.</w:t>
      </w:r>
    </w:p>
    <w:p w14:paraId="19B8F880" w14:textId="16163AF8" w:rsidR="005A10B7" w:rsidRPr="002E18F5" w:rsidRDefault="005A10B7" w:rsidP="005A10B7">
      <w:pPr>
        <w:pStyle w:val="TF-LEGENDA"/>
      </w:pPr>
      <w:commentRangeStart w:id="102"/>
      <w:r w:rsidRPr="002E18F5">
        <w:t xml:space="preserve">Figura </w:t>
      </w:r>
      <w:fldSimple w:instr=" SEQ Figura \* ARABIC ">
        <w:r w:rsidR="00B838FD">
          <w:rPr>
            <w:noProof/>
          </w:rPr>
          <w:t>1</w:t>
        </w:r>
      </w:fldSimple>
      <w:r w:rsidRPr="002E18F5">
        <w:t xml:space="preserve"> – </w:t>
      </w:r>
      <w:commentRangeEnd w:id="102"/>
      <w:r w:rsidR="00B32811">
        <w:rPr>
          <w:rStyle w:val="Refdecomentrio"/>
        </w:rPr>
        <w:commentReference w:id="102"/>
      </w:r>
      <w:r w:rsidR="002714D3">
        <w:t>Visão do jogador</w:t>
      </w:r>
    </w:p>
    <w:p w14:paraId="6821F614" w14:textId="15695C63" w:rsidR="005A10B7" w:rsidRPr="002E18F5" w:rsidRDefault="009342FB" w:rsidP="005A10B7">
      <w:pPr>
        <w:pStyle w:val="TF-FIGURA"/>
        <w:rPr>
          <w:highlight w:val="yellow"/>
        </w:rPr>
      </w:pPr>
      <w:r w:rsidRPr="009342FB">
        <w:rPr>
          <w:noProof/>
        </w:rPr>
        <w:drawing>
          <wp:inline distT="0" distB="0" distL="0" distR="0" wp14:anchorId="24466E1F" wp14:editId="32AFBCA6">
            <wp:extent cx="3718497" cy="2091343"/>
            <wp:effectExtent l="0" t="0" r="0" b="0"/>
            <wp:docPr id="335597523" name="Imagem 1" descr="Uma imagem contendo foto, relógio, homem, monit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97523" name="Imagem 1" descr="Uma imagem contendo foto, relógio, homem, monitor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5387" cy="21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4437" w14:textId="08152A01" w:rsidR="005A10B7" w:rsidRDefault="005A10B7" w:rsidP="005A10B7">
      <w:pPr>
        <w:pStyle w:val="TF-FONTE"/>
      </w:pPr>
      <w:commentRangeStart w:id="103"/>
      <w:r w:rsidRPr="002E18F5">
        <w:t xml:space="preserve">Fonte: </w:t>
      </w:r>
      <w:r w:rsidR="009342FB">
        <w:t xml:space="preserve">TRANSITAR </w:t>
      </w:r>
      <w:commentRangeEnd w:id="103"/>
      <w:r w:rsidR="00B32811">
        <w:rPr>
          <w:rStyle w:val="Refdecomentrio"/>
        </w:rPr>
        <w:commentReference w:id="103"/>
      </w:r>
      <w:r w:rsidR="009342FB">
        <w:t xml:space="preserve">– JOGO DE CONSCIENTIZAÇÃO SOBRE O </w:t>
      </w:r>
      <w:proofErr w:type="gramStart"/>
      <w:r w:rsidR="009342FB">
        <w:t>TRANSITO</w:t>
      </w:r>
      <w:proofErr w:type="gramEnd"/>
    </w:p>
    <w:p w14:paraId="10700D0C" w14:textId="75E4662C" w:rsidR="002714D3" w:rsidRDefault="009342FB" w:rsidP="002714D3">
      <w:pPr>
        <w:pStyle w:val="TF-TEXTO"/>
      </w:pPr>
      <w:r>
        <w:tab/>
      </w:r>
      <w:r w:rsidR="00100790">
        <w:t xml:space="preserve">Os fatores utilizados para </w:t>
      </w:r>
      <w:r w:rsidR="002714D3">
        <w:t>que o usuário tenha imersão foram vários e dispostos sobre tela, assim fazendo com que o usuário não precise abrir um menu ou entrar em outra tela para obter a informação, portanto, tendo tudo sempre a vista e em mãos e estes fatores são:</w:t>
      </w:r>
    </w:p>
    <w:p w14:paraId="2033F5EA" w14:textId="0B61CDAB" w:rsidR="002714D3" w:rsidRDefault="002714D3" w:rsidP="002714D3">
      <w:pPr>
        <w:pStyle w:val="TF-LEGENDA"/>
      </w:pPr>
      <w:commentRangeStart w:id="104"/>
      <w:r w:rsidRPr="002E18F5">
        <w:t>Figu</w:t>
      </w:r>
      <w:commentRangeEnd w:id="104"/>
      <w:r w:rsidR="00B32811">
        <w:rPr>
          <w:rStyle w:val="Refdecomentrio"/>
        </w:rPr>
        <w:commentReference w:id="104"/>
      </w:r>
      <w:r w:rsidRPr="002E18F5">
        <w:t xml:space="preserve">ra </w:t>
      </w:r>
      <w:r>
        <w:t>2</w:t>
      </w:r>
      <w:r w:rsidRPr="002E18F5">
        <w:t xml:space="preserve"> – </w:t>
      </w:r>
      <w:r>
        <w:t>Ferramentas para imersão</w:t>
      </w:r>
      <w:r w:rsidRPr="002714D3">
        <w:rPr>
          <w:noProof/>
        </w:rPr>
        <w:drawing>
          <wp:inline distT="0" distB="0" distL="0" distR="0" wp14:anchorId="76055D03" wp14:editId="4397911D">
            <wp:extent cx="5756910" cy="2867025"/>
            <wp:effectExtent l="12700" t="12700" r="8890" b="15875"/>
            <wp:docPr id="1222002961" name="Imagem 1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2961" name="Imagem 1" descr="Diagrama&#10;&#10;Descrição gerada automaticamente com confiança média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86702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A45C6B" w14:textId="77777777" w:rsidR="002714D3" w:rsidRDefault="004973E1" w:rsidP="002714D3">
      <w:pPr>
        <w:pStyle w:val="TF-FONTE"/>
      </w:pPr>
      <w:r>
        <w:t xml:space="preserve"> </w:t>
      </w:r>
      <w:commentRangeStart w:id="105"/>
      <w:r w:rsidR="002714D3" w:rsidRPr="002E18F5">
        <w:t xml:space="preserve">Fonte: </w:t>
      </w:r>
      <w:r w:rsidR="002714D3">
        <w:t xml:space="preserve">TRANSITAR </w:t>
      </w:r>
      <w:commentRangeEnd w:id="105"/>
      <w:r w:rsidR="00B32811">
        <w:rPr>
          <w:rStyle w:val="Refdecomentrio"/>
        </w:rPr>
        <w:commentReference w:id="105"/>
      </w:r>
      <w:r w:rsidR="002714D3">
        <w:t xml:space="preserve">– JOGO DE CONSCIENTIZAÇÃO SOBRE O </w:t>
      </w:r>
      <w:proofErr w:type="gramStart"/>
      <w:r w:rsidR="002714D3">
        <w:t>TRANSITO</w:t>
      </w:r>
      <w:proofErr w:type="gramEnd"/>
    </w:p>
    <w:p w14:paraId="455FBACB" w14:textId="77777777" w:rsidR="002714D3" w:rsidRDefault="002714D3" w:rsidP="002714D3">
      <w:pPr>
        <w:pStyle w:val="TF-LEGENDA"/>
      </w:pPr>
    </w:p>
    <w:p w14:paraId="5AEBFBF7" w14:textId="7BA90E7D" w:rsidR="002714D3" w:rsidRPr="002E18F5" w:rsidRDefault="002714D3" w:rsidP="002714D3">
      <w:pPr>
        <w:pStyle w:val="TF-LEGENDA"/>
      </w:pPr>
      <w:r w:rsidRPr="002E18F5">
        <w:t xml:space="preserve">Quadro </w:t>
      </w:r>
      <w:r>
        <w:t>2</w:t>
      </w:r>
      <w:r w:rsidRPr="002E18F5">
        <w:t xml:space="preserve"> </w:t>
      </w:r>
      <w:r w:rsidR="005C285F">
        <w:t>–</w:t>
      </w:r>
      <w:r w:rsidRPr="002E18F5">
        <w:t xml:space="preserve"> </w:t>
      </w:r>
      <w:r w:rsidR="005C285F">
        <w:t>Funções dispostas na tela</w:t>
      </w:r>
    </w:p>
    <w:p w14:paraId="14CB7C71" w14:textId="77777777" w:rsidR="002714D3" w:rsidRPr="002714D3" w:rsidRDefault="002714D3" w:rsidP="002714D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785"/>
      </w:tblGrid>
      <w:tr w:rsidR="002714D3" w14:paraId="48810A1F" w14:textId="77777777" w:rsidTr="002714D3">
        <w:tc>
          <w:tcPr>
            <w:tcW w:w="1271" w:type="dxa"/>
          </w:tcPr>
          <w:p w14:paraId="782B8C2B" w14:textId="4EFC7084" w:rsidR="002714D3" w:rsidRDefault="002714D3" w:rsidP="00AD5232">
            <w:pPr>
              <w:pStyle w:val="TF-TEXTO"/>
              <w:ind w:firstLine="0"/>
            </w:pPr>
            <w:r>
              <w:t>Indicador</w:t>
            </w:r>
          </w:p>
        </w:tc>
        <w:tc>
          <w:tcPr>
            <w:tcW w:w="7785" w:type="dxa"/>
          </w:tcPr>
          <w:p w14:paraId="39AD4D73" w14:textId="76BC3F39" w:rsidR="002714D3" w:rsidRDefault="002714D3" w:rsidP="002714D3">
            <w:pPr>
              <w:pStyle w:val="TF-TEXTO"/>
              <w:ind w:firstLine="0"/>
              <w:jc w:val="center"/>
            </w:pPr>
            <w:r>
              <w:t>Descrição</w:t>
            </w:r>
          </w:p>
        </w:tc>
      </w:tr>
      <w:tr w:rsidR="002714D3" w14:paraId="42752885" w14:textId="77777777" w:rsidTr="002714D3">
        <w:tc>
          <w:tcPr>
            <w:tcW w:w="1271" w:type="dxa"/>
          </w:tcPr>
          <w:p w14:paraId="196E1CD5" w14:textId="2ED26046" w:rsidR="002714D3" w:rsidRDefault="002714D3" w:rsidP="002714D3">
            <w:pPr>
              <w:pStyle w:val="TF-TEXTO"/>
              <w:ind w:firstLine="0"/>
              <w:jc w:val="center"/>
            </w:pPr>
            <w:r>
              <w:t>1</w:t>
            </w:r>
          </w:p>
        </w:tc>
        <w:tc>
          <w:tcPr>
            <w:tcW w:w="7785" w:type="dxa"/>
          </w:tcPr>
          <w:p w14:paraId="3054DB7D" w14:textId="61867118" w:rsidR="002714D3" w:rsidRDefault="002714D3" w:rsidP="00AD5232">
            <w:pPr>
              <w:pStyle w:val="TF-TEXTO"/>
              <w:ind w:firstLine="0"/>
            </w:pPr>
            <w:r w:rsidRPr="002714D3">
              <w:t>Indica o nível de mecânica do veículo. Quanto menor o nível mais prejudicado o veículo está</w:t>
            </w:r>
          </w:p>
        </w:tc>
      </w:tr>
      <w:tr w:rsidR="002714D3" w14:paraId="4386CC68" w14:textId="77777777" w:rsidTr="002714D3">
        <w:tc>
          <w:tcPr>
            <w:tcW w:w="1271" w:type="dxa"/>
          </w:tcPr>
          <w:p w14:paraId="23A0558D" w14:textId="7313E3B5" w:rsidR="002714D3" w:rsidRDefault="002714D3" w:rsidP="002714D3">
            <w:pPr>
              <w:pStyle w:val="TF-TEXTO"/>
              <w:ind w:firstLine="0"/>
              <w:jc w:val="center"/>
            </w:pPr>
            <w:r>
              <w:t>2</w:t>
            </w:r>
          </w:p>
        </w:tc>
        <w:tc>
          <w:tcPr>
            <w:tcW w:w="7785" w:type="dxa"/>
          </w:tcPr>
          <w:p w14:paraId="58FED6E4" w14:textId="010CD0BE" w:rsidR="002714D3" w:rsidRDefault="005C285F" w:rsidP="00AD5232">
            <w:pPr>
              <w:pStyle w:val="TF-TEXTO"/>
              <w:ind w:firstLine="0"/>
            </w:pPr>
            <w:r w:rsidRPr="005C285F">
              <w:t>Indica o nível de combustível do veículo. Quanto menor o nível menos combustível o veículo tem.</w:t>
            </w:r>
          </w:p>
        </w:tc>
      </w:tr>
      <w:tr w:rsidR="002714D3" w14:paraId="13965B4D" w14:textId="77777777" w:rsidTr="002714D3">
        <w:tc>
          <w:tcPr>
            <w:tcW w:w="1271" w:type="dxa"/>
          </w:tcPr>
          <w:p w14:paraId="255C9AFC" w14:textId="5D137935" w:rsidR="002714D3" w:rsidRDefault="002714D3" w:rsidP="002714D3">
            <w:pPr>
              <w:pStyle w:val="TF-TEXTO"/>
              <w:ind w:firstLine="0"/>
              <w:jc w:val="center"/>
            </w:pPr>
            <w:r>
              <w:t>3</w:t>
            </w:r>
          </w:p>
        </w:tc>
        <w:tc>
          <w:tcPr>
            <w:tcW w:w="7785" w:type="dxa"/>
          </w:tcPr>
          <w:p w14:paraId="6CB269EB" w14:textId="35EE0412" w:rsidR="002714D3" w:rsidRDefault="005C285F" w:rsidP="00AD5232">
            <w:pPr>
              <w:pStyle w:val="TF-TEXTO"/>
              <w:ind w:firstLine="0"/>
            </w:pPr>
            <w:r w:rsidRPr="005C285F">
              <w:t>Indica o nível de descanso do jogador. Quanto menor o nível mais cansado o jogador está.</w:t>
            </w:r>
          </w:p>
        </w:tc>
      </w:tr>
      <w:tr w:rsidR="002714D3" w14:paraId="061462CF" w14:textId="77777777" w:rsidTr="002714D3">
        <w:tc>
          <w:tcPr>
            <w:tcW w:w="1271" w:type="dxa"/>
          </w:tcPr>
          <w:p w14:paraId="0A39676D" w14:textId="4F1DDA2B" w:rsidR="002714D3" w:rsidRDefault="002714D3" w:rsidP="002714D3">
            <w:pPr>
              <w:pStyle w:val="TF-TEXTO"/>
              <w:ind w:firstLine="0"/>
              <w:jc w:val="center"/>
            </w:pPr>
            <w:r>
              <w:t>4</w:t>
            </w:r>
          </w:p>
        </w:tc>
        <w:tc>
          <w:tcPr>
            <w:tcW w:w="7785" w:type="dxa"/>
          </w:tcPr>
          <w:p w14:paraId="57417AE4" w14:textId="539090A9" w:rsidR="002714D3" w:rsidRDefault="005C285F" w:rsidP="00AD5232">
            <w:pPr>
              <w:pStyle w:val="TF-TEXTO"/>
              <w:ind w:firstLine="0"/>
            </w:pPr>
            <w:r w:rsidRPr="005C285F">
              <w:t>Indica o nível de pontos do jogador. Quanto menor o nível menos pontos o jogador possui.</w:t>
            </w:r>
          </w:p>
        </w:tc>
      </w:tr>
      <w:tr w:rsidR="002714D3" w14:paraId="618445C9" w14:textId="77777777" w:rsidTr="002714D3">
        <w:tc>
          <w:tcPr>
            <w:tcW w:w="1271" w:type="dxa"/>
          </w:tcPr>
          <w:p w14:paraId="571F5AD7" w14:textId="47477D63" w:rsidR="002714D3" w:rsidRDefault="002714D3" w:rsidP="002714D3">
            <w:pPr>
              <w:pStyle w:val="TF-TEXTO"/>
              <w:ind w:firstLine="0"/>
              <w:jc w:val="center"/>
            </w:pPr>
            <w:r>
              <w:t>5</w:t>
            </w:r>
          </w:p>
        </w:tc>
        <w:tc>
          <w:tcPr>
            <w:tcW w:w="7785" w:type="dxa"/>
          </w:tcPr>
          <w:p w14:paraId="68ECDA6C" w14:textId="123A8EC8" w:rsidR="002714D3" w:rsidRDefault="005C285F" w:rsidP="00AD5232">
            <w:pPr>
              <w:pStyle w:val="TF-TEXTO"/>
              <w:ind w:firstLine="0"/>
            </w:pPr>
            <w:r w:rsidRPr="005C285F">
              <w:t>Parte frontal do veículo, simulando visão do usuário de dentro dele.</w:t>
            </w:r>
          </w:p>
        </w:tc>
      </w:tr>
      <w:tr w:rsidR="002714D3" w14:paraId="783307F7" w14:textId="77777777" w:rsidTr="002714D3">
        <w:tc>
          <w:tcPr>
            <w:tcW w:w="1271" w:type="dxa"/>
          </w:tcPr>
          <w:p w14:paraId="2A762715" w14:textId="4E7B8057" w:rsidR="002714D3" w:rsidRDefault="002714D3" w:rsidP="002714D3">
            <w:pPr>
              <w:pStyle w:val="TF-TEXTO"/>
              <w:ind w:firstLine="0"/>
              <w:jc w:val="center"/>
            </w:pPr>
            <w:r>
              <w:t>6</w:t>
            </w:r>
          </w:p>
        </w:tc>
        <w:tc>
          <w:tcPr>
            <w:tcW w:w="7785" w:type="dxa"/>
          </w:tcPr>
          <w:p w14:paraId="11C61C29" w14:textId="662DC83E" w:rsidR="002714D3" w:rsidRDefault="005C285F" w:rsidP="00AD5232">
            <w:pPr>
              <w:pStyle w:val="TF-TEXTO"/>
              <w:ind w:firstLine="0"/>
            </w:pPr>
            <w:r w:rsidRPr="005C285F">
              <w:t>Joystick para controle do veículo.</w:t>
            </w:r>
          </w:p>
        </w:tc>
      </w:tr>
      <w:tr w:rsidR="002714D3" w14:paraId="373852EE" w14:textId="77777777" w:rsidTr="002714D3">
        <w:tc>
          <w:tcPr>
            <w:tcW w:w="1271" w:type="dxa"/>
          </w:tcPr>
          <w:p w14:paraId="58C57BFA" w14:textId="72F7741D" w:rsidR="002714D3" w:rsidRDefault="002714D3" w:rsidP="002714D3">
            <w:pPr>
              <w:pStyle w:val="TF-TEXTO"/>
              <w:ind w:firstLine="0"/>
              <w:jc w:val="center"/>
            </w:pPr>
            <w:r>
              <w:t>7</w:t>
            </w:r>
          </w:p>
        </w:tc>
        <w:tc>
          <w:tcPr>
            <w:tcW w:w="7785" w:type="dxa"/>
          </w:tcPr>
          <w:p w14:paraId="2B31F95E" w14:textId="728688CF" w:rsidR="002714D3" w:rsidRDefault="005C285F" w:rsidP="00AD5232">
            <w:pPr>
              <w:pStyle w:val="TF-TEXTO"/>
              <w:ind w:firstLine="0"/>
            </w:pPr>
            <w:r w:rsidRPr="005C285F">
              <w:t>Botão que direciona para o Menu do jogo.</w:t>
            </w:r>
          </w:p>
        </w:tc>
      </w:tr>
      <w:tr w:rsidR="002714D3" w14:paraId="033F5EC4" w14:textId="77777777" w:rsidTr="002714D3">
        <w:tc>
          <w:tcPr>
            <w:tcW w:w="1271" w:type="dxa"/>
          </w:tcPr>
          <w:p w14:paraId="490893AA" w14:textId="3A41380D" w:rsidR="002714D3" w:rsidRDefault="002714D3" w:rsidP="002714D3">
            <w:pPr>
              <w:pStyle w:val="TF-TEXTO"/>
              <w:ind w:firstLine="0"/>
              <w:jc w:val="center"/>
            </w:pPr>
            <w:r>
              <w:t>8</w:t>
            </w:r>
          </w:p>
        </w:tc>
        <w:tc>
          <w:tcPr>
            <w:tcW w:w="7785" w:type="dxa"/>
          </w:tcPr>
          <w:p w14:paraId="6915C54F" w14:textId="391253B2" w:rsidR="002714D3" w:rsidRDefault="005C285F" w:rsidP="00AD5232">
            <w:pPr>
              <w:pStyle w:val="TF-TEXTO"/>
              <w:ind w:firstLine="0"/>
            </w:pPr>
            <w:r w:rsidRPr="005C285F">
              <w:t>Botão disponibilizado para alterar a visão do jogo entre primeira e terceira pessoa.</w:t>
            </w:r>
          </w:p>
        </w:tc>
      </w:tr>
      <w:tr w:rsidR="005C285F" w14:paraId="2A6E2B09" w14:textId="77777777" w:rsidTr="002714D3">
        <w:tc>
          <w:tcPr>
            <w:tcW w:w="1271" w:type="dxa"/>
          </w:tcPr>
          <w:p w14:paraId="2785876F" w14:textId="5F75C179" w:rsidR="005C285F" w:rsidRDefault="005C285F" w:rsidP="002714D3">
            <w:pPr>
              <w:pStyle w:val="TF-TEXTO"/>
              <w:ind w:firstLine="0"/>
              <w:jc w:val="center"/>
            </w:pPr>
            <w:r>
              <w:t>9</w:t>
            </w:r>
          </w:p>
        </w:tc>
        <w:tc>
          <w:tcPr>
            <w:tcW w:w="7785" w:type="dxa"/>
          </w:tcPr>
          <w:p w14:paraId="48A9855D" w14:textId="4BBE8CE3" w:rsidR="005C285F" w:rsidRPr="005C285F" w:rsidRDefault="005C285F" w:rsidP="00AD5232">
            <w:pPr>
              <w:pStyle w:val="TF-TEXTO"/>
              <w:ind w:firstLine="0"/>
            </w:pPr>
            <w:r w:rsidRPr="005C285F">
              <w:t>Botão destinado a permitir ao usuário afivelar o cinto de segurança.</w:t>
            </w:r>
          </w:p>
        </w:tc>
      </w:tr>
      <w:tr w:rsidR="005C285F" w14:paraId="661BC370" w14:textId="77777777" w:rsidTr="002714D3">
        <w:tc>
          <w:tcPr>
            <w:tcW w:w="1271" w:type="dxa"/>
          </w:tcPr>
          <w:p w14:paraId="6086A922" w14:textId="16B620A0" w:rsidR="005C285F" w:rsidRDefault="005C285F" w:rsidP="002714D3">
            <w:pPr>
              <w:pStyle w:val="TF-TEXTO"/>
              <w:ind w:firstLine="0"/>
              <w:jc w:val="center"/>
            </w:pPr>
            <w:r>
              <w:t>10</w:t>
            </w:r>
          </w:p>
        </w:tc>
        <w:tc>
          <w:tcPr>
            <w:tcW w:w="7785" w:type="dxa"/>
          </w:tcPr>
          <w:p w14:paraId="291357CB" w14:textId="24391FE6" w:rsidR="005C285F" w:rsidRPr="005C285F" w:rsidRDefault="005C285F" w:rsidP="00AD5232">
            <w:pPr>
              <w:pStyle w:val="TF-TEXTO"/>
              <w:ind w:firstLine="0"/>
            </w:pPr>
            <w:r w:rsidRPr="005C285F">
              <w:t>Velocímetro do veículo.</w:t>
            </w:r>
          </w:p>
        </w:tc>
      </w:tr>
      <w:tr w:rsidR="005C285F" w14:paraId="16A95D45" w14:textId="77777777" w:rsidTr="002714D3">
        <w:tc>
          <w:tcPr>
            <w:tcW w:w="1271" w:type="dxa"/>
          </w:tcPr>
          <w:p w14:paraId="3CD9EFA7" w14:textId="170B38DB" w:rsidR="005C285F" w:rsidRDefault="005C285F" w:rsidP="002714D3">
            <w:pPr>
              <w:pStyle w:val="TF-TEXTO"/>
              <w:ind w:firstLine="0"/>
              <w:jc w:val="center"/>
            </w:pPr>
            <w:r>
              <w:t>11</w:t>
            </w:r>
          </w:p>
        </w:tc>
        <w:tc>
          <w:tcPr>
            <w:tcW w:w="7785" w:type="dxa"/>
          </w:tcPr>
          <w:p w14:paraId="0FCBC09F" w14:textId="79CEB1C1" w:rsidR="005C285F" w:rsidRPr="005C285F" w:rsidRDefault="005C285F" w:rsidP="00AD5232">
            <w:pPr>
              <w:pStyle w:val="TF-TEXTO"/>
              <w:ind w:firstLine="0"/>
            </w:pPr>
            <w:r w:rsidRPr="005C285F">
              <w:t>Área de exibição das notificações do jogo.</w:t>
            </w:r>
          </w:p>
        </w:tc>
      </w:tr>
    </w:tbl>
    <w:p w14:paraId="723A8632" w14:textId="157A4DD0" w:rsidR="009342FB" w:rsidRPr="009342FB" w:rsidRDefault="009342FB" w:rsidP="00AD5232">
      <w:pPr>
        <w:pStyle w:val="TF-TEXTO"/>
      </w:pPr>
    </w:p>
    <w:p w14:paraId="2D1D3596" w14:textId="09863BB8" w:rsidR="002714D3" w:rsidRDefault="002714D3" w:rsidP="002714D3">
      <w:pPr>
        <w:pStyle w:val="TF-FONTE"/>
      </w:pPr>
      <w:commentRangeStart w:id="106"/>
      <w:r w:rsidRPr="002E18F5">
        <w:t xml:space="preserve">Fonte: </w:t>
      </w:r>
      <w:r>
        <w:t xml:space="preserve">Thiago </w:t>
      </w:r>
      <w:commentRangeEnd w:id="106"/>
      <w:r w:rsidR="00B32811">
        <w:rPr>
          <w:rStyle w:val="Refdecomentrio"/>
        </w:rPr>
        <w:commentReference w:id="106"/>
      </w:r>
      <w:r>
        <w:t xml:space="preserve">Alberto </w:t>
      </w:r>
      <w:proofErr w:type="spellStart"/>
      <w:r>
        <w:t>Buzzi</w:t>
      </w:r>
      <w:proofErr w:type="spellEnd"/>
      <w:r>
        <w:t xml:space="preserve">, </w:t>
      </w:r>
      <w:proofErr w:type="spellStart"/>
      <w:r>
        <w:t>TransitAR</w:t>
      </w:r>
      <w:proofErr w:type="spellEnd"/>
      <w:r>
        <w:t>: conscientização sobre trânsito usando realidade aumentada</w:t>
      </w:r>
      <w:r w:rsidRPr="002E18F5">
        <w:t>.</w:t>
      </w:r>
    </w:p>
    <w:p w14:paraId="167459B7" w14:textId="1E336DFF" w:rsidR="003B2EB4" w:rsidRDefault="003B2EB4" w:rsidP="005C285F">
      <w:pPr>
        <w:rPr>
          <w:sz w:val="20"/>
          <w:szCs w:val="20"/>
        </w:rPr>
      </w:pPr>
      <w:r>
        <w:tab/>
      </w:r>
      <w:r w:rsidRPr="003B2EB4">
        <w:rPr>
          <w:sz w:val="20"/>
          <w:szCs w:val="20"/>
        </w:rPr>
        <w:t xml:space="preserve">O jogador possui um sistema de </w:t>
      </w:r>
      <w:proofErr w:type="gramStart"/>
      <w:r w:rsidRPr="003B2EB4">
        <w:rPr>
          <w:sz w:val="20"/>
          <w:szCs w:val="20"/>
        </w:rPr>
        <w:t>pontuação</w:t>
      </w:r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de acordo com o cumprimento das leis de trânsito) </w:t>
      </w:r>
      <w:r w:rsidRPr="003B2EB4">
        <w:rPr>
          <w:sz w:val="20"/>
          <w:szCs w:val="20"/>
        </w:rPr>
        <w:t>e uma métrica de vida e gasolina do automóvel. A vida do automóvel diminui conforme o usuário vai batendo o mesmo nos objetos dispostos no cenário e o usuário perde ao zerar a barra, já a gasolina diminui conforme o usuário anda com o carro e pode ser recuperada em postos de gasolinas dispostos no mapa</w:t>
      </w:r>
      <w:r>
        <w:rPr>
          <w:sz w:val="20"/>
          <w:szCs w:val="20"/>
        </w:rPr>
        <w:t xml:space="preserve">. O sistema de pontuação começa a funcionar logo no </w:t>
      </w:r>
      <w:proofErr w:type="gramStart"/>
      <w:r>
        <w:rPr>
          <w:sz w:val="20"/>
          <w:szCs w:val="20"/>
        </w:rPr>
        <w:t>inicio</w:t>
      </w:r>
      <w:proofErr w:type="gramEnd"/>
      <w:r>
        <w:rPr>
          <w:sz w:val="20"/>
          <w:szCs w:val="20"/>
        </w:rPr>
        <w:t xml:space="preserve"> do jogo, quando o usuário é colocado em um cruzamento no qual o sinal está fechado para os veículos, se o usuário passar o cruzamento, ele perde pontos</w:t>
      </w:r>
      <w:r w:rsidR="00AC1B10">
        <w:rPr>
          <w:sz w:val="20"/>
          <w:szCs w:val="20"/>
        </w:rPr>
        <w:t xml:space="preserve">. Após passado o cruzamento o jogador percorre a cidade, passando por </w:t>
      </w:r>
      <w:proofErr w:type="gramStart"/>
      <w:r w:rsidR="00AC1B10">
        <w:rPr>
          <w:sz w:val="20"/>
          <w:szCs w:val="20"/>
        </w:rPr>
        <w:t>outras situação</w:t>
      </w:r>
      <w:proofErr w:type="gramEnd"/>
      <w:r w:rsidR="00AC1B10">
        <w:rPr>
          <w:sz w:val="20"/>
          <w:szCs w:val="20"/>
        </w:rPr>
        <w:t xml:space="preserve"> que requerem uma tomada de decisão e isso o usuário pode tomar uma decisão correta ou não. Ao realizar uma decisão que vai contra a lei, como ultrapassar o cruzamento fechado, o usuário perde pontos, e ao chegar em zero, perde o jogo, mas ele ainda pode recuperar sua pontuação acertando</w:t>
      </w:r>
      <w:r w:rsidR="00F917B2">
        <w:rPr>
          <w:sz w:val="20"/>
          <w:szCs w:val="20"/>
        </w:rPr>
        <w:t xml:space="preserve"> suas futuras decisões, assim evitando sair da lei.</w:t>
      </w:r>
      <w:r>
        <w:rPr>
          <w:sz w:val="20"/>
          <w:szCs w:val="20"/>
        </w:rPr>
        <w:t xml:space="preserve"> </w:t>
      </w:r>
    </w:p>
    <w:p w14:paraId="254ABA02" w14:textId="77777777" w:rsidR="003B2EB4" w:rsidRPr="003B2EB4" w:rsidRDefault="003B2EB4" w:rsidP="005C285F">
      <w:pPr>
        <w:rPr>
          <w:sz w:val="20"/>
          <w:szCs w:val="20"/>
        </w:rPr>
      </w:pPr>
    </w:p>
    <w:p w14:paraId="1ABB6976" w14:textId="31232A5E" w:rsidR="00A44581" w:rsidRPr="002E18F5" w:rsidRDefault="00AD5232" w:rsidP="00956BF8">
      <w:pPr>
        <w:pStyle w:val="Ttulo2"/>
      </w:pPr>
      <w:r>
        <w:t>Validação de simuladores de condução low-cost baseados num motor de jogo usando heads-up display: estudo de caso com simulação de dispositivos in-glass</w:t>
      </w:r>
    </w:p>
    <w:p w14:paraId="50F3FDED" w14:textId="621E3E4D" w:rsidR="00A77844" w:rsidRDefault="009750D7" w:rsidP="00F917B2">
      <w:pPr>
        <w:pStyle w:val="TF-TEXTO"/>
      </w:pPr>
      <w:r>
        <w:t xml:space="preserve">Apesar de não ter um foco nas leis de </w:t>
      </w:r>
      <w:r w:rsidR="00D37684">
        <w:t>trânsito</w:t>
      </w:r>
      <w:r>
        <w:t xml:space="preserve">, vida do automóvel e gasolina, </w:t>
      </w:r>
      <w:r w:rsidR="00F917B2">
        <w:t>Patrícia Raquel de Jesus Araújo Alves tinha como principal objetivo do</w:t>
      </w:r>
      <w:r>
        <w:t xml:space="preserve"> seu</w:t>
      </w:r>
      <w:r w:rsidR="00F917B2">
        <w:t xml:space="preserve"> projeto</w:t>
      </w:r>
      <w:r w:rsidR="00AD5232">
        <w:t xml:space="preserve"> saber até que ponto um simulador de baixo custo (utilizando um computador pessoal) pode ser útil em detrimento de um mais caro.</w:t>
      </w:r>
      <w:r w:rsidR="00962B01">
        <w:t xml:space="preserve"> Outro foco que </w:t>
      </w:r>
      <w:r w:rsidR="00F917B2">
        <w:t xml:space="preserve">Patrícia tinha com </w:t>
      </w:r>
      <w:r w:rsidR="0062497C">
        <w:t>este</w:t>
      </w:r>
      <w:r w:rsidR="00962B01">
        <w:t xml:space="preserve"> projeto foi</w:t>
      </w:r>
      <w:r w:rsidR="002203BF">
        <w:t xml:space="preserve"> que o simulador </w:t>
      </w:r>
      <w:r w:rsidR="00A77844">
        <w:t xml:space="preserve">físico </w:t>
      </w:r>
      <w:r w:rsidR="002203BF">
        <w:t xml:space="preserve">pudesse ser mais distribuído, diferente de simuladores de médio custo atuais que exigem que você o tenha </w:t>
      </w:r>
      <w:r w:rsidR="0062497C">
        <w:t>fixo e com</w:t>
      </w:r>
      <w:r w:rsidR="002203BF">
        <w:t xml:space="preserve"> pouca mobilidade.</w:t>
      </w:r>
      <w:r w:rsidR="002203BF" w:rsidRPr="002203BF">
        <w:t xml:space="preserve"> </w:t>
      </w:r>
      <w:r w:rsidR="0062497C">
        <w:t>E ainda t</w:t>
      </w:r>
      <w:r w:rsidR="002203BF" w:rsidRPr="002203BF">
        <w:t>er como fazer uma simulação de condução fiável em uma escala grande seria o id</w:t>
      </w:r>
      <w:r w:rsidR="002203BF">
        <w:t>e</w:t>
      </w:r>
      <w:r w:rsidR="002203BF" w:rsidRPr="002203BF">
        <w:t>al, tendo em mente que hoje em dia ter um</w:t>
      </w:r>
      <w:r w:rsidR="0062497C">
        <w:t xml:space="preserve"> volante acoplado a um</w:t>
      </w:r>
      <w:r w:rsidR="002203BF" w:rsidRPr="002203BF">
        <w:t xml:space="preserve"> computador em casa não é mais tão difícil</w:t>
      </w:r>
      <w:r w:rsidR="002203BF">
        <w:t>.</w:t>
      </w:r>
      <w:r w:rsidR="00F917B2">
        <w:t xml:space="preserve"> </w:t>
      </w:r>
    </w:p>
    <w:p w14:paraId="4E92B8AE" w14:textId="6C7DD4A5" w:rsidR="00E64CA9" w:rsidRDefault="00A77844" w:rsidP="009750D7">
      <w:pPr>
        <w:pStyle w:val="TF-TEXTO"/>
      </w:pPr>
      <w:r>
        <w:t xml:space="preserve">De acordo com a autora Patrícia, para conseguir cumprir todos os objetivos do projeto </w:t>
      </w:r>
      <w:bookmarkStart w:id="107" w:name="_Hlk148633153"/>
      <w:r>
        <w:t>“</w:t>
      </w:r>
      <w:r w:rsidR="00E64CA9">
        <w:t>desenvolveu-se e implementou-se um protótipo de um Heads-</w:t>
      </w:r>
      <w:proofErr w:type="spellStart"/>
      <w:r w:rsidR="00E64CA9">
        <w:t>Up</w:t>
      </w:r>
      <w:proofErr w:type="spellEnd"/>
      <w:r w:rsidR="00E64CA9">
        <w:t xml:space="preserve"> Display (HUD), mais realista que o usado no trabalho prévio (Alves et al. 2013), definiu-se um cenário de simulação para teste desse HUD e comparação dos simuladores, programando-se depois os simuladores com esse cenário, e realizaram-se testes de condução em ambos os simuladores.</w:t>
      </w:r>
      <w:r>
        <w:t>”</w:t>
      </w:r>
      <w:r w:rsidR="00E64CA9">
        <w:t>.</w:t>
      </w:r>
      <w:bookmarkEnd w:id="107"/>
      <w:r w:rsidR="00E64CA9">
        <w:t xml:space="preserve"> O simulador de baixo custo consistia em um portátil ligado a um volante G27 e exibia a imagem em um monitor comum, de 23’</w:t>
      </w:r>
      <w:proofErr w:type="gramStart"/>
      <w:r w:rsidR="00E64CA9">
        <w:t>’</w:t>
      </w:r>
      <w:r w:rsidR="009750D7">
        <w:t>(</w:t>
      </w:r>
      <w:proofErr w:type="gramEnd"/>
      <w:r w:rsidR="009750D7">
        <w:t>Figura 3)</w:t>
      </w:r>
      <w:r w:rsidR="00E64CA9">
        <w:t xml:space="preserve">, enquanto o simulador de médio custo dispunha de uma </w:t>
      </w:r>
      <w:proofErr w:type="spellStart"/>
      <w:r w:rsidR="00E64CA9">
        <w:t>base-fixa</w:t>
      </w:r>
      <w:proofErr w:type="spellEnd"/>
      <w:r w:rsidR="00E64CA9">
        <w:t>, onde a mesma corresponde a um carro verdadeiro e devidamente equipado e estava ligado a um sistema de computadores, projetando o cenário em uma tela de 3.20m x 2.4</w:t>
      </w:r>
      <w:r w:rsidR="009750D7">
        <w:t xml:space="preserve">0 e uma série de fatores para aumento da </w:t>
      </w:r>
      <w:proofErr w:type="spellStart"/>
      <w:r w:rsidR="009750D7">
        <w:t>imersividade</w:t>
      </w:r>
      <w:proofErr w:type="spellEnd"/>
      <w:r w:rsidR="009750D7">
        <w:t>(Figura 4)</w:t>
      </w:r>
      <w:r w:rsidR="00E64CA9">
        <w:t>. A parte de simulação foi implementada pelo motor de jogos Unity3D e o desenho do HUD</w:t>
      </w:r>
      <w:r w:rsidR="009750D7">
        <w:t xml:space="preserve"> para ambos simuladores foi de acordo com o esquema proposto por Liu e </w:t>
      </w:r>
      <w:proofErr w:type="gramStart"/>
      <w:r w:rsidR="009750D7">
        <w:t>Wen(</w:t>
      </w:r>
      <w:proofErr w:type="gramEnd"/>
      <w:r w:rsidR="009750D7">
        <w:t>2004), que de acordo com a autora do projeto Patrícia “é baseado nas diretrizes gerais e de navegação para exibição visual de Green et al. (1993)” e tendo sido programado em C#.</w:t>
      </w:r>
    </w:p>
    <w:p w14:paraId="4EF5F47A" w14:textId="77777777" w:rsidR="009750D7" w:rsidRDefault="009750D7" w:rsidP="00E64CA9">
      <w:pPr>
        <w:pStyle w:val="TF-TEXTO"/>
      </w:pPr>
    </w:p>
    <w:p w14:paraId="383E1B92" w14:textId="77777777" w:rsidR="009750D7" w:rsidRDefault="009750D7" w:rsidP="00E64CA9">
      <w:pPr>
        <w:pStyle w:val="TF-TEXTO"/>
      </w:pPr>
    </w:p>
    <w:p w14:paraId="45BB72AE" w14:textId="0353B5EC" w:rsidR="009750D7" w:rsidRDefault="009750D7" w:rsidP="00E64CA9">
      <w:pPr>
        <w:pStyle w:val="TF-TEXTO"/>
      </w:pPr>
      <w:commentRangeStart w:id="108"/>
      <w:r>
        <w:t>Figura 3</w:t>
      </w:r>
      <w:commentRangeEnd w:id="108"/>
      <w:r w:rsidR="009E7DF9">
        <w:rPr>
          <w:rStyle w:val="Refdecomentrio"/>
        </w:rPr>
        <w:commentReference w:id="108"/>
      </w:r>
    </w:p>
    <w:p w14:paraId="0F887488" w14:textId="6F09D9B6" w:rsidR="009750D7" w:rsidRDefault="009750D7" w:rsidP="00E64CA9">
      <w:pPr>
        <w:pStyle w:val="TF-TEXTO"/>
      </w:pPr>
      <w:r w:rsidRPr="009750D7">
        <w:rPr>
          <w:noProof/>
        </w:rPr>
        <w:drawing>
          <wp:inline distT="0" distB="0" distL="0" distR="0" wp14:anchorId="67F1FB06" wp14:editId="49380233">
            <wp:extent cx="2598645" cy="2110923"/>
            <wp:effectExtent l="0" t="0" r="0" b="3810"/>
            <wp:docPr id="202871565" name="Imagem 1" descr="Tela de um aparelho eletrô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1565" name="Imagem 1" descr="Tela de um aparelho eletrônic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5E4D" w14:textId="77777777" w:rsidR="009750D7" w:rsidRDefault="009750D7" w:rsidP="00E64CA9">
      <w:pPr>
        <w:pStyle w:val="TF-TEXTO"/>
      </w:pPr>
    </w:p>
    <w:p w14:paraId="4980368B" w14:textId="69ACAFFF" w:rsidR="009750D7" w:rsidRDefault="009750D7" w:rsidP="00E64CA9">
      <w:pPr>
        <w:pStyle w:val="TF-TEXTO"/>
      </w:pPr>
      <w:commentRangeStart w:id="109"/>
      <w:r>
        <w:t>Figura 4</w:t>
      </w:r>
      <w:commentRangeEnd w:id="109"/>
      <w:r w:rsidR="009E7DF9">
        <w:rPr>
          <w:rStyle w:val="Refdecomentrio"/>
        </w:rPr>
        <w:commentReference w:id="109"/>
      </w:r>
    </w:p>
    <w:p w14:paraId="6CD8EB96" w14:textId="0EB7F2B3" w:rsidR="009750D7" w:rsidRDefault="009750D7" w:rsidP="00E64CA9">
      <w:pPr>
        <w:pStyle w:val="TF-TEXTO"/>
      </w:pPr>
      <w:r w:rsidRPr="009750D7">
        <w:rPr>
          <w:noProof/>
        </w:rPr>
        <w:drawing>
          <wp:inline distT="0" distB="0" distL="0" distR="0" wp14:anchorId="41E669FC" wp14:editId="3F7CC1C9">
            <wp:extent cx="4816257" cy="2918713"/>
            <wp:effectExtent l="0" t="0" r="3810" b="0"/>
            <wp:docPr id="940832647" name="Imagem 1" descr="Diagrama, Desenho téc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32647" name="Imagem 1" descr="Diagrama, Desenho técnic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F39B" w14:textId="02D6A2BE" w:rsidR="006B6099" w:rsidRDefault="00F917B2" w:rsidP="009750D7">
      <w:pPr>
        <w:pStyle w:val="TF-TEXTO"/>
      </w:pPr>
      <w:r>
        <w:t>Para validar o projeto também fora testado com 35 pessoas, onde um computador foi ligado a um volante e pedais e num carro real instrumentado em laboratório</w:t>
      </w:r>
      <w:r w:rsidR="00E64CA9">
        <w:t xml:space="preserve"> </w:t>
      </w:r>
      <w:r>
        <w:t xml:space="preserve">(simulador de médio custo), ambos testados com e sem auxílio de um </w:t>
      </w:r>
      <w:r w:rsidR="00A77844">
        <w:t>HUD</w:t>
      </w:r>
      <w:r>
        <w:t>.</w:t>
      </w:r>
      <w:r w:rsidR="00A77844">
        <w:t xml:space="preserve"> Pode-se concluir que o uso do projeto era válido em alguns </w:t>
      </w:r>
      <w:proofErr w:type="gramStart"/>
      <w:r w:rsidR="00A77844">
        <w:t>cenários</w:t>
      </w:r>
      <w:r w:rsidR="00E64CA9">
        <w:t xml:space="preserve"> </w:t>
      </w:r>
      <w:r w:rsidR="00A77844">
        <w:t>,sendo</w:t>
      </w:r>
      <w:proofErr w:type="gramEnd"/>
      <w:r w:rsidR="00A77844">
        <w:t xml:space="preserve"> até equivalente ao de médio custo, mas já em termos de realismo e controle do veículo os simuladores de médio custo  são mais fáceis de serem utilizados e até mesmo mais imersíveis, assim fazendo com que o de baixo custo não substitua o de médio custo em situações que requer estudos mais complexos ou que necessitem de uma maior emissividade.</w:t>
      </w:r>
    </w:p>
    <w:p w14:paraId="2C481F61" w14:textId="714E119B" w:rsidR="00A44581" w:rsidRPr="002E3DD7" w:rsidRDefault="002E3DD7" w:rsidP="00956BF8">
      <w:pPr>
        <w:pStyle w:val="Ttulo2"/>
        <w:rPr>
          <w:lang w:val="en-US"/>
        </w:rPr>
      </w:pPr>
      <w:r w:rsidRPr="002E3DD7">
        <w:rPr>
          <w:lang w:val="en-US"/>
        </w:rPr>
        <w:t>Unity 3d production and e</w:t>
      </w:r>
      <w:r>
        <w:rPr>
          <w:lang w:val="en-US"/>
        </w:rPr>
        <w:t>nvironmental perception vehicle simulation platform</w:t>
      </w:r>
    </w:p>
    <w:p w14:paraId="60406574" w14:textId="77777777" w:rsidR="00CF2196" w:rsidRDefault="0062497C" w:rsidP="00A44581">
      <w:pPr>
        <w:pStyle w:val="TF-TEXTO"/>
      </w:pPr>
      <w:r>
        <w:t>Este</w:t>
      </w:r>
      <w:r w:rsidR="0081358C">
        <w:t xml:space="preserve"> projeto consiste no desenvolvimento de um simulador com </w:t>
      </w:r>
      <w:r w:rsidR="008A465D">
        <w:t>caraterísticas de realidade artificial, c</w:t>
      </w:r>
      <w:r w:rsidR="0081358C">
        <w:t>o</w:t>
      </w:r>
      <w:r w:rsidR="008A465D">
        <w:t>m</w:t>
      </w:r>
      <w:r w:rsidR="0081358C">
        <w:t xml:space="preserve"> objetivo de </w:t>
      </w:r>
      <w:r w:rsidR="008A465D" w:rsidRPr="008A465D">
        <w:t>ajudar os motoristas a melhorar suas habilidades de condução e se preparar para situações inesperadas na estrada</w:t>
      </w:r>
      <w:r w:rsidR="008A465D">
        <w:t>.</w:t>
      </w:r>
      <w:r w:rsidR="00252AC2">
        <w:t xml:space="preserve"> </w:t>
      </w:r>
    </w:p>
    <w:p w14:paraId="7D9AD133" w14:textId="6C12B3B4" w:rsidR="008A465D" w:rsidRDefault="00252AC2" w:rsidP="00CF2196">
      <w:pPr>
        <w:pStyle w:val="TF-TEXTO"/>
      </w:pPr>
      <w:r>
        <w:t>Por não ser apenas um simulador virtual, conta com uma série de peças de hardware para a execução e de acordo com o</w:t>
      </w:r>
      <w:r w:rsidR="00CF2196">
        <w:t xml:space="preserve"> </w:t>
      </w:r>
      <w:r>
        <w:t>Yang et al., foram usadas “</w:t>
      </w:r>
      <w:r w:rsidR="00D7034F">
        <w:t xml:space="preserve">The hardware </w:t>
      </w:r>
      <w:proofErr w:type="spellStart"/>
      <w:r w:rsidR="00D7034F">
        <w:t>architecture</w:t>
      </w:r>
      <w:proofErr w:type="spellEnd"/>
      <w:r w:rsidR="00D7034F">
        <w:t xml:space="preserve"> </w:t>
      </w:r>
      <w:proofErr w:type="spellStart"/>
      <w:r w:rsidR="00D7034F">
        <w:t>used</w:t>
      </w:r>
      <w:proofErr w:type="spellEnd"/>
      <w:r w:rsidR="00D7034F">
        <w:t xml:space="preserve"> for </w:t>
      </w:r>
      <w:proofErr w:type="spellStart"/>
      <w:r w:rsidR="00D7034F">
        <w:t>the</w:t>
      </w:r>
      <w:proofErr w:type="spellEnd"/>
      <w:r w:rsidR="00D7034F">
        <w:t xml:space="preserve"> </w:t>
      </w:r>
      <w:proofErr w:type="spellStart"/>
      <w:r w:rsidR="00D7034F">
        <w:t>driving</w:t>
      </w:r>
      <w:proofErr w:type="spellEnd"/>
      <w:r w:rsidR="00D7034F">
        <w:t xml:space="preserve"> </w:t>
      </w:r>
      <w:proofErr w:type="spellStart"/>
      <w:r w:rsidR="00D7034F" w:rsidRPr="00D7034F">
        <w:t>simulation</w:t>
      </w:r>
      <w:proofErr w:type="spellEnd"/>
      <w:r w:rsidR="00D7034F" w:rsidRPr="00D7034F">
        <w:t xml:space="preserve"> system in </w:t>
      </w:r>
      <w:proofErr w:type="spellStart"/>
      <w:r w:rsidR="00D7034F" w:rsidRPr="00D7034F">
        <w:t>this</w:t>
      </w:r>
      <w:proofErr w:type="spellEnd"/>
      <w:r w:rsidR="00D7034F" w:rsidRPr="00D7034F">
        <w:t xml:space="preserve"> </w:t>
      </w:r>
      <w:proofErr w:type="spellStart"/>
      <w:r w:rsidR="00D7034F" w:rsidRPr="00D7034F">
        <w:t>study</w:t>
      </w:r>
      <w:proofErr w:type="spellEnd"/>
      <w:r w:rsidR="00D7034F" w:rsidRPr="00D7034F">
        <w:t xml:space="preserve"> include: </w:t>
      </w:r>
      <w:proofErr w:type="spellStart"/>
      <w:r w:rsidR="00D7034F" w:rsidRPr="00D7034F">
        <w:t>the</w:t>
      </w:r>
      <w:proofErr w:type="spellEnd"/>
      <w:r w:rsidR="00D7034F" w:rsidRPr="00D7034F">
        <w:t xml:space="preserve"> </w:t>
      </w:r>
      <w:proofErr w:type="spellStart"/>
      <w:r w:rsidR="00D7034F" w:rsidRPr="00D7034F">
        <w:t>platform</w:t>
      </w:r>
      <w:proofErr w:type="spellEnd"/>
      <w:r w:rsidR="00D7034F" w:rsidRPr="00D7034F">
        <w:t xml:space="preserve">, virtual </w:t>
      </w:r>
      <w:proofErr w:type="spellStart"/>
      <w:r w:rsidR="00D7034F" w:rsidRPr="00D7034F">
        <w:t>scene</w:t>
      </w:r>
      <w:proofErr w:type="spellEnd"/>
      <w:r w:rsidR="00D7034F" w:rsidRPr="00D7034F">
        <w:t xml:space="preserve"> </w:t>
      </w:r>
      <w:proofErr w:type="spellStart"/>
      <w:r w:rsidR="00D7034F" w:rsidRPr="00D7034F">
        <w:t>image</w:t>
      </w:r>
      <w:proofErr w:type="spellEnd"/>
      <w:r w:rsidR="00D7034F" w:rsidRPr="00D7034F">
        <w:t xml:space="preserve"> display (single </w:t>
      </w:r>
      <w:proofErr w:type="spellStart"/>
      <w:r w:rsidR="00D7034F" w:rsidRPr="00D7034F">
        <w:t>beam</w:t>
      </w:r>
      <w:proofErr w:type="spellEnd"/>
      <w:r w:rsidR="00D7034F" w:rsidRPr="00D7034F">
        <w:t xml:space="preserve"> </w:t>
      </w:r>
      <w:proofErr w:type="spellStart"/>
      <w:r w:rsidR="00D7034F" w:rsidRPr="00D7034F">
        <w:t>projector</w:t>
      </w:r>
      <w:proofErr w:type="spellEnd"/>
      <w:r w:rsidR="00D7034F" w:rsidRPr="00D7034F">
        <w:t xml:space="preserve">), </w:t>
      </w:r>
      <w:proofErr w:type="spellStart"/>
      <w:r w:rsidR="00D7034F" w:rsidRPr="00D7034F">
        <w:t>scene</w:t>
      </w:r>
      <w:proofErr w:type="spellEnd"/>
      <w:r w:rsidR="00D7034F" w:rsidRPr="00D7034F">
        <w:t xml:space="preserve"> display data </w:t>
      </w:r>
      <w:proofErr w:type="spellStart"/>
      <w:r w:rsidR="00D7034F" w:rsidRPr="00D7034F">
        <w:t>acquisition</w:t>
      </w:r>
      <w:proofErr w:type="spellEnd"/>
      <w:r w:rsidR="00D7034F" w:rsidRPr="00D7034F">
        <w:t xml:space="preserve"> </w:t>
      </w:r>
      <w:proofErr w:type="spellStart"/>
      <w:r w:rsidR="00D7034F" w:rsidRPr="00D7034F">
        <w:t>computer</w:t>
      </w:r>
      <w:proofErr w:type="spellEnd"/>
      <w:r w:rsidR="00D7034F" w:rsidRPr="00D7034F">
        <w:t xml:space="preserve"> (</w:t>
      </w:r>
      <w:proofErr w:type="spellStart"/>
      <w:r w:rsidR="00D7034F" w:rsidRPr="00D7034F">
        <w:t>main</w:t>
      </w:r>
      <w:proofErr w:type="spellEnd"/>
      <w:r w:rsidR="00D7034F" w:rsidRPr="00D7034F">
        <w:t xml:space="preserve"> </w:t>
      </w:r>
      <w:proofErr w:type="spellStart"/>
      <w:r w:rsidR="00D7034F" w:rsidRPr="00D7034F">
        <w:t>computer</w:t>
      </w:r>
      <w:proofErr w:type="spellEnd"/>
      <w:r w:rsidR="00D7034F" w:rsidRPr="00D7034F">
        <w:t xml:space="preserve">), </w:t>
      </w:r>
      <w:proofErr w:type="spellStart"/>
      <w:r w:rsidR="00D7034F" w:rsidRPr="00D7034F">
        <w:t>instant</w:t>
      </w:r>
      <w:proofErr w:type="spellEnd"/>
      <w:r w:rsidR="00D7034F" w:rsidRPr="00D7034F">
        <w:t xml:space="preserve"> </w:t>
      </w:r>
      <w:proofErr w:type="spellStart"/>
      <w:r w:rsidR="00D7034F" w:rsidRPr="00D7034F">
        <w:t>driving</w:t>
      </w:r>
      <w:proofErr w:type="spellEnd"/>
      <w:r w:rsidR="00D7034F" w:rsidRPr="00D7034F">
        <w:t xml:space="preserve"> performance data </w:t>
      </w:r>
      <w:proofErr w:type="spellStart"/>
      <w:r w:rsidR="00D7034F" w:rsidRPr="00D7034F">
        <w:t>analysis</w:t>
      </w:r>
      <w:proofErr w:type="spellEnd"/>
      <w:r w:rsidR="00D7034F" w:rsidRPr="00D7034F">
        <w:t xml:space="preserve"> </w:t>
      </w:r>
      <w:proofErr w:type="spellStart"/>
      <w:r w:rsidR="00D7034F">
        <w:t>computer</w:t>
      </w:r>
      <w:proofErr w:type="spellEnd"/>
      <w:r w:rsidR="00D7034F">
        <w:t xml:space="preserve"> (</w:t>
      </w:r>
      <w:proofErr w:type="spellStart"/>
      <w:r w:rsidR="00D7034F">
        <w:t>monitoring</w:t>
      </w:r>
      <w:proofErr w:type="spellEnd"/>
      <w:r w:rsidR="00D7034F">
        <w:t xml:space="preserve"> </w:t>
      </w:r>
      <w:proofErr w:type="spellStart"/>
      <w:r w:rsidR="00D7034F">
        <w:t>computer</w:t>
      </w:r>
      <w:proofErr w:type="spellEnd"/>
      <w:r w:rsidR="00D7034F">
        <w:t>)</w:t>
      </w:r>
      <w:r>
        <w:t>”</w:t>
      </w:r>
      <w:r w:rsidR="00D7034F">
        <w:t xml:space="preserve">. </w:t>
      </w:r>
      <w:r w:rsidR="008A465D">
        <w:t>O</w:t>
      </w:r>
      <w:r w:rsidR="00D7034F">
        <w:t xml:space="preserve"> </w:t>
      </w:r>
      <w:proofErr w:type="spellStart"/>
      <w:r w:rsidR="008A465D">
        <w:t>Xtion</w:t>
      </w:r>
      <w:proofErr w:type="spellEnd"/>
      <w:r>
        <w:t xml:space="preserve">, que de acordo com o autor fora usado como um dispositivo de rastreamento, que capta os movimentos da cabeça do condutor. </w:t>
      </w:r>
      <w:r w:rsidR="0081358C">
        <w:t xml:space="preserve"> </w:t>
      </w:r>
    </w:p>
    <w:p w14:paraId="7C681588" w14:textId="35755AF2" w:rsidR="0081358C" w:rsidRDefault="00D7034F" w:rsidP="00A44581">
      <w:pPr>
        <w:pStyle w:val="TF-TEXTO"/>
      </w:pPr>
      <w:r>
        <w:t>O</w:t>
      </w:r>
      <w:r w:rsidR="0081358C">
        <w:t xml:space="preserve"> desenvolvimento aconteceu utilizando Unity 3D e a </w:t>
      </w:r>
      <w:r w:rsidR="0062497C">
        <w:t>auxílio</w:t>
      </w:r>
      <w:r w:rsidR="0081358C">
        <w:t xml:space="preserve"> da linguagem de programação C#, mas também utilizou o </w:t>
      </w:r>
      <w:proofErr w:type="spellStart"/>
      <w:r w:rsidR="0081358C">
        <w:t>Sketchup</w:t>
      </w:r>
      <w:proofErr w:type="spellEnd"/>
      <w:r w:rsidR="0081358C">
        <w:t xml:space="preserve"> e 3D </w:t>
      </w:r>
      <w:proofErr w:type="spellStart"/>
      <w:r w:rsidR="0081358C">
        <w:t>max</w:t>
      </w:r>
      <w:proofErr w:type="spellEnd"/>
      <w:r w:rsidR="0081358C">
        <w:t xml:space="preserve"> para estabelecer modelo e produzir desenhos.</w:t>
      </w:r>
    </w:p>
    <w:p w14:paraId="57EF1013" w14:textId="074D012F" w:rsidR="00635ECF" w:rsidRDefault="00635ECF" w:rsidP="00635ECF">
      <w:pPr>
        <w:pStyle w:val="TF-LEGENDA"/>
      </w:pPr>
      <w:r w:rsidRPr="002E18F5">
        <w:lastRenderedPageBreak/>
        <w:t xml:space="preserve">Figura </w:t>
      </w:r>
      <w:r>
        <w:t>2</w:t>
      </w:r>
      <w:r w:rsidRPr="002E18F5">
        <w:t xml:space="preserve"> – Exemplo d</w:t>
      </w:r>
      <w:r>
        <w:t>o</w:t>
      </w:r>
      <w:r w:rsidRPr="002E18F5">
        <w:t xml:space="preserve"> </w:t>
      </w:r>
      <w:r>
        <w:t>aplicativo</w:t>
      </w:r>
    </w:p>
    <w:p w14:paraId="3DE383A9" w14:textId="744C4FB8" w:rsidR="00635ECF" w:rsidRDefault="00635ECF" w:rsidP="00A44581">
      <w:pPr>
        <w:pStyle w:val="TF-TEXTO"/>
      </w:pPr>
      <w:r w:rsidRPr="00635ECF">
        <w:rPr>
          <w:noProof/>
        </w:rPr>
        <w:drawing>
          <wp:inline distT="0" distB="0" distL="0" distR="0" wp14:anchorId="2E9B3D81" wp14:editId="1D73BAB6">
            <wp:extent cx="5756910" cy="2838450"/>
            <wp:effectExtent l="0" t="0" r="0" b="0"/>
            <wp:docPr id="317022981" name="Imagem 1" descr="Computador em cima da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2981" name="Imagem 1" descr="Computador em cima da mesa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BAEE" w14:textId="465E7FDD" w:rsidR="00635ECF" w:rsidRDefault="00635ECF" w:rsidP="00635ECF">
      <w:pPr>
        <w:pStyle w:val="TF-FONTE"/>
      </w:pPr>
      <w:commentRangeStart w:id="110"/>
      <w:r w:rsidRPr="002E18F5">
        <w:t xml:space="preserve">Fonte: </w:t>
      </w:r>
      <w:r>
        <w:t xml:space="preserve">Trabalho </w:t>
      </w:r>
      <w:commentRangeEnd w:id="110"/>
      <w:r w:rsidR="009E7DF9">
        <w:rPr>
          <w:rStyle w:val="Refdecomentrio"/>
        </w:rPr>
        <w:commentReference w:id="110"/>
      </w:r>
      <w:r>
        <w:t>Correlato número dois</w:t>
      </w:r>
    </w:p>
    <w:p w14:paraId="3CB4CA5C" w14:textId="155282D0" w:rsidR="0081358C" w:rsidRDefault="0081358C" w:rsidP="00A44581">
      <w:pPr>
        <w:pStyle w:val="TF-TEXTO"/>
      </w:pPr>
      <w:r>
        <w:t>Tendo como conclusão</w:t>
      </w:r>
      <w:r w:rsidR="00635ECF">
        <w:t xml:space="preserve"> </w:t>
      </w:r>
      <w:r w:rsidR="0062497C">
        <w:t xml:space="preserve">de </w:t>
      </w:r>
      <w:r w:rsidR="00635ECF">
        <w:t>que o design das cenas virtuais e o modelo de controle do veículo afetam a imersão e para evitar tal situação fora revisado vários fatores de tamanho dos objetos da cena, controle do veículo e profundidade do ângulo de visão nas cenas.</w:t>
      </w:r>
    </w:p>
    <w:p w14:paraId="25B7474A" w14:textId="77777777" w:rsidR="00451B94" w:rsidRPr="002E18F5" w:rsidRDefault="00451B94" w:rsidP="008B35FB">
      <w:pPr>
        <w:pStyle w:val="Ttulo1"/>
      </w:pPr>
      <w:bookmarkStart w:id="111" w:name="_Toc54164921"/>
      <w:bookmarkStart w:id="112" w:name="_Toc54165675"/>
      <w:bookmarkStart w:id="113" w:name="_Toc54169333"/>
      <w:bookmarkStart w:id="114" w:name="_Toc96347439"/>
      <w:bookmarkStart w:id="115" w:name="_Toc96357723"/>
      <w:bookmarkStart w:id="116" w:name="_Toc96491866"/>
      <w:bookmarkStart w:id="117" w:name="_Toc411603107"/>
      <w:bookmarkEnd w:id="91"/>
      <w:r w:rsidRPr="002E18F5">
        <w:t>proposta</w:t>
      </w:r>
    </w:p>
    <w:p w14:paraId="1C86DB9D" w14:textId="350B0E46" w:rsidR="00163CFB" w:rsidRPr="002E18F5" w:rsidRDefault="0062497C" w:rsidP="00163CFB">
      <w:pPr>
        <w:pStyle w:val="TF-TEXTO"/>
      </w:pPr>
      <w:r>
        <w:t xml:space="preserve">Nesta seção </w:t>
      </w:r>
      <w:r w:rsidR="00BD3A87">
        <w:t xml:space="preserve">será abordado </w:t>
      </w:r>
      <w:r w:rsidR="00163CFB" w:rsidRPr="002E18F5">
        <w:t xml:space="preserve">não só </w:t>
      </w:r>
      <w:r w:rsidR="00BD3A87">
        <w:t xml:space="preserve">sobre </w:t>
      </w:r>
      <w:r w:rsidR="00163CFB" w:rsidRPr="002E18F5">
        <w:t xml:space="preserve">o </w:t>
      </w:r>
      <w:r w:rsidR="00C81495">
        <w:t>aplicativo</w:t>
      </w:r>
      <w:r w:rsidR="00163CFB" w:rsidRPr="002E18F5">
        <w:t xml:space="preserve"> que </w:t>
      </w:r>
      <w:r w:rsidR="00BD3A87">
        <w:t>será desenvolvido</w:t>
      </w:r>
      <w:r w:rsidR="00163CFB" w:rsidRPr="002E18F5">
        <w:t xml:space="preserve">, mas também dos impactos que ele pode ter em nossa sociedade, assim a deixando mais segura ao criar pilotos responsáveis. </w:t>
      </w:r>
      <w:proofErr w:type="gramStart"/>
      <w:r w:rsidR="00163CFB" w:rsidRPr="002E18F5">
        <w:t>E também</w:t>
      </w:r>
      <w:proofErr w:type="gramEnd"/>
      <w:r w:rsidR="00163CFB" w:rsidRPr="002E18F5">
        <w:t xml:space="preserve"> </w:t>
      </w:r>
      <w:r w:rsidR="00BD3A87">
        <w:t xml:space="preserve">serão </w:t>
      </w:r>
      <w:r w:rsidR="00163CFB" w:rsidRPr="002E18F5">
        <w:t>mostrado</w:t>
      </w:r>
      <w:r w:rsidR="00BD3A87">
        <w:t>s</w:t>
      </w:r>
      <w:r w:rsidR="00163CFB" w:rsidRPr="002E18F5">
        <w:t xml:space="preserve"> os principais Requisitos funcionais (RF) e os Requisitos Não funcionais (RNF), também </w:t>
      </w:r>
      <w:r w:rsidR="00BD3A87">
        <w:t>será relatado</w:t>
      </w:r>
      <w:r w:rsidR="00163CFB" w:rsidRPr="002E18F5">
        <w:t xml:space="preserve"> um cronograma </w:t>
      </w:r>
      <w:r w:rsidR="00BD3A87">
        <w:t>planejado para do desenvolvimento do projeto.</w:t>
      </w:r>
    </w:p>
    <w:p w14:paraId="62F25ABA" w14:textId="77777777" w:rsidR="00451B94" w:rsidRPr="002E18F5" w:rsidRDefault="00451B94" w:rsidP="00956BF8">
      <w:pPr>
        <w:pStyle w:val="Ttulo2"/>
      </w:pPr>
      <w:bookmarkStart w:id="118" w:name="_Toc54164915"/>
      <w:bookmarkStart w:id="119" w:name="_Toc54165669"/>
      <w:bookmarkStart w:id="120" w:name="_Toc54169327"/>
      <w:bookmarkStart w:id="121" w:name="_Toc96347433"/>
      <w:bookmarkStart w:id="122" w:name="_Toc96357717"/>
      <w:bookmarkStart w:id="123" w:name="_Toc96491860"/>
      <w:bookmarkStart w:id="124" w:name="_Toc351015594"/>
      <w:r w:rsidRPr="002E18F5">
        <w:t>JUSTIFICATIVA</w:t>
      </w:r>
    </w:p>
    <w:p w14:paraId="00942DAA" w14:textId="698C6A4C" w:rsidR="00163CFB" w:rsidRPr="002E18F5" w:rsidRDefault="00CF2196" w:rsidP="00CF2196">
      <w:pPr>
        <w:pStyle w:val="TF-ALNEA"/>
        <w:numPr>
          <w:ilvl w:val="0"/>
          <w:numId w:val="0"/>
        </w:numPr>
        <w:ind w:left="709" w:firstLine="368"/>
      </w:pPr>
      <w:r>
        <w:t>O quadro apresenta um comparativo entre os trabalhos correlatos. As linhas são as características e as colunas os trabalhos.</w:t>
      </w:r>
    </w:p>
    <w:p w14:paraId="72A23E67" w14:textId="1BFC7596" w:rsidR="006B0760" w:rsidRPr="002E18F5" w:rsidRDefault="006B0760" w:rsidP="006B0760">
      <w:pPr>
        <w:pStyle w:val="TF-LEGENDA"/>
      </w:pPr>
      <w:bookmarkStart w:id="125" w:name="_Ref52025161"/>
      <w:r w:rsidRPr="002E18F5">
        <w:t xml:space="preserve">Quadro </w:t>
      </w:r>
      <w:bookmarkEnd w:id="125"/>
      <w:r w:rsidR="002714D3">
        <w:t>2</w:t>
      </w:r>
      <w:r w:rsidRPr="002E18F5">
        <w:t xml:space="preserve"> - </w:t>
      </w:r>
      <w:r w:rsidR="00F3649F" w:rsidRPr="002E18F5">
        <w:t>Comparativo</w:t>
      </w:r>
      <w:r w:rsidRPr="002E18F5">
        <w:t xml:space="preserve"> dos trabalhos correlatos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70"/>
        <w:gridCol w:w="1721"/>
        <w:gridCol w:w="1721"/>
        <w:gridCol w:w="1836"/>
      </w:tblGrid>
      <w:tr w:rsidR="00802D0F" w:rsidRPr="002E18F5" w14:paraId="4DC82DAE" w14:textId="77777777" w:rsidTr="008F7CE2">
        <w:trPr>
          <w:trHeight w:val="567"/>
        </w:trPr>
        <w:tc>
          <w:tcPr>
            <w:tcW w:w="3715" w:type="dxa"/>
            <w:tcBorders>
              <w:tl2br w:val="single" w:sz="4" w:space="0" w:color="auto"/>
            </w:tcBorders>
            <w:shd w:val="clear" w:color="auto" w:fill="A6A6A6"/>
          </w:tcPr>
          <w:p w14:paraId="5540DD0B" w14:textId="7ADE4CFD" w:rsidR="006B0760" w:rsidRPr="002E18F5" w:rsidRDefault="00786A68" w:rsidP="00FB07B7">
            <w:pPr>
              <w:pStyle w:val="TF-TEXTOQUADRO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0A7130B4" wp14:editId="6F21B309">
                      <wp:simplePos x="0" y="0"/>
                      <wp:positionH relativeFrom="column">
                        <wp:posOffset>1221740</wp:posOffset>
                      </wp:positionH>
                      <wp:positionV relativeFrom="paragraph">
                        <wp:posOffset>53340</wp:posOffset>
                      </wp:positionV>
                      <wp:extent cx="1327785" cy="298450"/>
                      <wp:effectExtent l="0" t="0" r="0" b="0"/>
                      <wp:wrapSquare wrapText="bothSides"/>
                      <wp:docPr id="133576338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327785" cy="298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7860C1" w14:textId="77777777" w:rsidR="006B0760" w:rsidRDefault="0054044B" w:rsidP="0054044B">
                                  <w:pPr>
                                    <w:pStyle w:val="TF-TEXTOQUADRO"/>
                                    <w:jc w:val="center"/>
                                  </w:pPr>
                                  <w:r>
                                    <w:t xml:space="preserve">Trabalhos </w:t>
                                  </w:r>
                                  <w:r w:rsidR="006B0760">
                                    <w:t>Correlatos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7130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96.2pt;margin-top:4.2pt;width:104.55pt;height:2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" filled="f" stroked="f">
                      <v:textbox>
                        <w:txbxContent>
                          <w:p w14:paraId="307860C1" w14:textId="77777777" w:rsidR="006B0760" w:rsidRDefault="0054044B" w:rsidP="0054044B">
                            <w:pPr>
                              <w:pStyle w:val="TF-TEXTOQUADRO"/>
                              <w:jc w:val="center"/>
                            </w:pPr>
                            <w:r>
                              <w:t xml:space="preserve">Trabalhos </w:t>
                            </w:r>
                            <w:r w:rsidR="006B0760">
                              <w:t>Correlatos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42357B85" wp14:editId="7D7D5690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273050</wp:posOffset>
                      </wp:positionV>
                      <wp:extent cx="1009650" cy="254000"/>
                      <wp:effectExtent l="0" t="0" r="0" b="0"/>
                      <wp:wrapSquare wrapText="bothSides"/>
                      <wp:docPr id="2818930" name="Caixa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0096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8FBAE3" w14:textId="77777777" w:rsidR="006B0760" w:rsidRDefault="006B0760" w:rsidP="006B0760">
                                  <w:pPr>
                                    <w:pStyle w:val="TF-TEXTO"/>
                                    <w:ind w:firstLine="0"/>
                                  </w:pPr>
                                  <w:r>
                                    <w:t>Características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357B85" id="Caixa de Texto 1" o:spid="_x0000_s1027" type="#_x0000_t202" style="position:absolute;margin-left:-5.15pt;margin-top:21.5pt;width:79.5pt;height:20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" filled="f" stroked="f">
                      <v:textbox>
                        <w:txbxContent>
                          <w:p w14:paraId="368FBAE3" w14:textId="77777777" w:rsidR="006B0760" w:rsidRDefault="006B0760" w:rsidP="006B0760">
                            <w:pPr>
                              <w:pStyle w:val="TF-TEXTO"/>
                              <w:ind w:firstLine="0"/>
                            </w:pPr>
                            <w:r>
                              <w:t>Características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746" w:type="dxa"/>
            <w:shd w:val="clear" w:color="auto" w:fill="A6A6A6"/>
            <w:vAlign w:val="center"/>
          </w:tcPr>
          <w:p w14:paraId="346CD0EE" w14:textId="77777777" w:rsidR="006B0760" w:rsidRPr="002E18F5" w:rsidRDefault="006B0760" w:rsidP="00802D0F">
            <w:pPr>
              <w:pStyle w:val="TF-TEXTOQUADRO"/>
              <w:jc w:val="center"/>
            </w:pPr>
            <w:r w:rsidRPr="002E18F5">
              <w:t>Correlato 01</w:t>
            </w:r>
          </w:p>
        </w:tc>
        <w:tc>
          <w:tcPr>
            <w:tcW w:w="1746" w:type="dxa"/>
            <w:shd w:val="clear" w:color="auto" w:fill="A6A6A6"/>
            <w:vAlign w:val="center"/>
          </w:tcPr>
          <w:p w14:paraId="4D97FD72" w14:textId="77777777" w:rsidR="006B0760" w:rsidRPr="002E18F5" w:rsidRDefault="006B0760" w:rsidP="00802D0F">
            <w:pPr>
              <w:pStyle w:val="TF-TEXTOQUADRO"/>
              <w:jc w:val="center"/>
            </w:pPr>
            <w:r w:rsidRPr="002E18F5">
              <w:t>Correlato 02</w:t>
            </w:r>
          </w:p>
        </w:tc>
        <w:tc>
          <w:tcPr>
            <w:tcW w:w="1865" w:type="dxa"/>
            <w:shd w:val="clear" w:color="auto" w:fill="A6A6A6"/>
            <w:vAlign w:val="center"/>
          </w:tcPr>
          <w:p w14:paraId="5AE2E716" w14:textId="77777777" w:rsidR="006B0760" w:rsidRPr="002E18F5" w:rsidRDefault="006B0760" w:rsidP="00802D0F">
            <w:pPr>
              <w:pStyle w:val="TF-TEXTOQUADRO"/>
              <w:jc w:val="center"/>
            </w:pPr>
            <w:r w:rsidRPr="002E18F5">
              <w:t>Correlato 03</w:t>
            </w:r>
          </w:p>
        </w:tc>
      </w:tr>
      <w:tr w:rsidR="00802D0F" w:rsidRPr="002E18F5" w14:paraId="3380952D" w14:textId="77777777" w:rsidTr="008F7CE2">
        <w:tc>
          <w:tcPr>
            <w:tcW w:w="3715" w:type="dxa"/>
            <w:shd w:val="clear" w:color="auto" w:fill="auto"/>
          </w:tcPr>
          <w:p w14:paraId="138D3B43" w14:textId="5BE3EFAD" w:rsidR="006B0760" w:rsidRPr="002E18F5" w:rsidRDefault="00163CFB" w:rsidP="00FB07B7">
            <w:pPr>
              <w:pStyle w:val="TF-TEXTOQUADRO"/>
            </w:pPr>
            <w:r w:rsidRPr="002E18F5">
              <w:t>Utiliza C# como linguagem de programação</w:t>
            </w:r>
          </w:p>
        </w:tc>
        <w:tc>
          <w:tcPr>
            <w:tcW w:w="1746" w:type="dxa"/>
            <w:shd w:val="clear" w:color="auto" w:fill="auto"/>
          </w:tcPr>
          <w:p w14:paraId="2C274505" w14:textId="4CE319D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798F95D2" w14:textId="5A956323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865" w:type="dxa"/>
            <w:shd w:val="clear" w:color="auto" w:fill="auto"/>
          </w:tcPr>
          <w:p w14:paraId="1473A4A9" w14:textId="0AF5295D" w:rsidR="006B0760" w:rsidRPr="002E18F5" w:rsidRDefault="006B6099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615D3CA3" w14:textId="77777777" w:rsidTr="008F7CE2">
        <w:tc>
          <w:tcPr>
            <w:tcW w:w="3715" w:type="dxa"/>
            <w:shd w:val="clear" w:color="auto" w:fill="auto"/>
          </w:tcPr>
          <w:p w14:paraId="66E7B883" w14:textId="0D024F65" w:rsidR="006B0760" w:rsidRPr="002E18F5" w:rsidRDefault="00163CFB" w:rsidP="00FB07B7">
            <w:pPr>
              <w:pStyle w:val="TF-TEXTOQUADRO"/>
            </w:pPr>
            <w:r w:rsidRPr="002E18F5">
              <w:t>Utiliza Unity</w:t>
            </w:r>
          </w:p>
        </w:tc>
        <w:tc>
          <w:tcPr>
            <w:tcW w:w="1746" w:type="dxa"/>
            <w:shd w:val="clear" w:color="auto" w:fill="auto"/>
          </w:tcPr>
          <w:p w14:paraId="629E5946" w14:textId="69AC5CE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6FD3AA8B" w14:textId="35AEBE9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865" w:type="dxa"/>
            <w:shd w:val="clear" w:color="auto" w:fill="auto"/>
          </w:tcPr>
          <w:p w14:paraId="264287B7" w14:textId="49606C2A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11F453D2" w14:textId="77777777" w:rsidTr="008F7CE2">
        <w:tc>
          <w:tcPr>
            <w:tcW w:w="3715" w:type="dxa"/>
            <w:shd w:val="clear" w:color="auto" w:fill="auto"/>
          </w:tcPr>
          <w:p w14:paraId="50EC2C27" w14:textId="5EBD0049" w:rsidR="006B0760" w:rsidRPr="002E18F5" w:rsidRDefault="00163CFB" w:rsidP="00FB07B7">
            <w:pPr>
              <w:pStyle w:val="TF-TEXTOQUADRO"/>
            </w:pPr>
            <w:r w:rsidRPr="002E18F5">
              <w:t xml:space="preserve">Considera leis de </w:t>
            </w:r>
            <w:r w:rsidR="00B82E4D" w:rsidRPr="002E18F5">
              <w:t>trânsito</w:t>
            </w:r>
          </w:p>
        </w:tc>
        <w:tc>
          <w:tcPr>
            <w:tcW w:w="1746" w:type="dxa"/>
            <w:shd w:val="clear" w:color="auto" w:fill="auto"/>
          </w:tcPr>
          <w:p w14:paraId="0F66C670" w14:textId="3210485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74D76A3C" w14:textId="42649760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07137ECE" w14:textId="1E3295BD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4BD4C8AE" w14:textId="77777777" w:rsidTr="008F7CE2">
        <w:tc>
          <w:tcPr>
            <w:tcW w:w="3715" w:type="dxa"/>
            <w:shd w:val="clear" w:color="auto" w:fill="auto"/>
          </w:tcPr>
          <w:p w14:paraId="65404E7E" w14:textId="44547CCB" w:rsidR="006B0760" w:rsidRPr="002E18F5" w:rsidRDefault="00B82E4D" w:rsidP="00FB07B7">
            <w:pPr>
              <w:pStyle w:val="TF-TEXTOQUADRO"/>
            </w:pPr>
            <w:r w:rsidRPr="002E18F5">
              <w:t>Automóvel quebra</w:t>
            </w:r>
          </w:p>
        </w:tc>
        <w:tc>
          <w:tcPr>
            <w:tcW w:w="1746" w:type="dxa"/>
            <w:shd w:val="clear" w:color="auto" w:fill="auto"/>
          </w:tcPr>
          <w:p w14:paraId="6F10223E" w14:textId="7DEAF56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58FEA8FF" w14:textId="665EE541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3CA61DDF" w14:textId="2650575A" w:rsidR="006B0760" w:rsidRPr="002E18F5" w:rsidRDefault="0081358C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19269749" w14:textId="77777777" w:rsidTr="008F7CE2">
        <w:tc>
          <w:tcPr>
            <w:tcW w:w="3715" w:type="dxa"/>
            <w:shd w:val="clear" w:color="auto" w:fill="auto"/>
          </w:tcPr>
          <w:p w14:paraId="3D239ECB" w14:textId="57C429E8" w:rsidR="006B0760" w:rsidRPr="002E18F5" w:rsidRDefault="00B82E4D" w:rsidP="00FB07B7">
            <w:pPr>
              <w:pStyle w:val="TF-TEXTOQUADRO"/>
            </w:pPr>
            <w:r w:rsidRPr="002E18F5">
              <w:t>Automóvel tem gasolina</w:t>
            </w:r>
          </w:p>
        </w:tc>
        <w:tc>
          <w:tcPr>
            <w:tcW w:w="1746" w:type="dxa"/>
            <w:shd w:val="clear" w:color="auto" w:fill="auto"/>
          </w:tcPr>
          <w:p w14:paraId="1A8F9496" w14:textId="7F29DA2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1143F2DF" w14:textId="2AC37254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76C90736" w14:textId="540CBB7E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7B8B8132" w14:textId="77777777" w:rsidTr="008F7CE2">
        <w:tc>
          <w:tcPr>
            <w:tcW w:w="3715" w:type="dxa"/>
            <w:shd w:val="clear" w:color="auto" w:fill="auto"/>
          </w:tcPr>
          <w:p w14:paraId="788677F3" w14:textId="3F283387" w:rsidR="006B0760" w:rsidRPr="002E18F5" w:rsidRDefault="0070115F" w:rsidP="00FB07B7">
            <w:pPr>
              <w:pStyle w:val="TF-TEXTOQUADRO"/>
            </w:pPr>
            <w:r>
              <w:t>Direcionado para educação</w:t>
            </w:r>
          </w:p>
        </w:tc>
        <w:tc>
          <w:tcPr>
            <w:tcW w:w="1746" w:type="dxa"/>
            <w:shd w:val="clear" w:color="auto" w:fill="auto"/>
          </w:tcPr>
          <w:p w14:paraId="59B49A77" w14:textId="28FC6F6D" w:rsidR="006B0760" w:rsidRPr="002E18F5" w:rsidRDefault="0070115F" w:rsidP="0070115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746" w:type="dxa"/>
            <w:shd w:val="clear" w:color="auto" w:fill="auto"/>
          </w:tcPr>
          <w:p w14:paraId="0096A45F" w14:textId="31C38674" w:rsidR="006B0760" w:rsidRPr="002E18F5" w:rsidRDefault="0070115F" w:rsidP="00B82E4D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865" w:type="dxa"/>
            <w:shd w:val="clear" w:color="auto" w:fill="auto"/>
          </w:tcPr>
          <w:p w14:paraId="2E2C7B86" w14:textId="5FF4EEB6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6EC8F5BD" w14:textId="77777777" w:rsidTr="008F7CE2">
        <w:tc>
          <w:tcPr>
            <w:tcW w:w="3715" w:type="dxa"/>
            <w:shd w:val="clear" w:color="auto" w:fill="auto"/>
          </w:tcPr>
          <w:p w14:paraId="31E84560" w14:textId="2A8C342B" w:rsidR="006B0760" w:rsidRPr="002E18F5" w:rsidRDefault="00635ECF" w:rsidP="00FB07B7">
            <w:pPr>
              <w:pStyle w:val="TF-TEXTOQUADRO"/>
            </w:pPr>
            <w:r>
              <w:t>Simulador Virtual</w:t>
            </w:r>
          </w:p>
        </w:tc>
        <w:tc>
          <w:tcPr>
            <w:tcW w:w="1746" w:type="dxa"/>
            <w:shd w:val="clear" w:color="auto" w:fill="auto"/>
          </w:tcPr>
          <w:p w14:paraId="36BA4CD1" w14:textId="5D127A41" w:rsidR="006B0760" w:rsidRPr="002E18F5" w:rsidRDefault="00635ECF" w:rsidP="00635EC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746" w:type="dxa"/>
            <w:shd w:val="clear" w:color="auto" w:fill="auto"/>
          </w:tcPr>
          <w:p w14:paraId="2421B8B5" w14:textId="0AE85553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865" w:type="dxa"/>
            <w:shd w:val="clear" w:color="auto" w:fill="auto"/>
          </w:tcPr>
          <w:p w14:paraId="3CB7B5DF" w14:textId="2E596EEB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</w:tr>
    </w:tbl>
    <w:p w14:paraId="2E8849AC" w14:textId="095C2A14" w:rsidR="002E3DD7" w:rsidRDefault="006B0760" w:rsidP="006B0760">
      <w:pPr>
        <w:pStyle w:val="TF-FONTE"/>
      </w:pPr>
      <w:r w:rsidRPr="002E18F5">
        <w:t>Fonte: elaborado pelo autor.</w:t>
      </w:r>
    </w:p>
    <w:p w14:paraId="1ABDB172" w14:textId="77777777" w:rsidR="00D7034F" w:rsidRPr="00CF2196" w:rsidRDefault="00D7661B" w:rsidP="00D7661B">
      <w:pPr>
        <w:rPr>
          <w:sz w:val="20"/>
          <w:szCs w:val="20"/>
        </w:rPr>
      </w:pPr>
      <w:r w:rsidRPr="00CF2196">
        <w:rPr>
          <w:sz w:val="20"/>
          <w:szCs w:val="20"/>
        </w:rPr>
        <w:tab/>
        <w:t xml:space="preserve">A partir do Quadro 1 podemos perceber que todos utilizam tanto </w:t>
      </w:r>
      <w:proofErr w:type="gramStart"/>
      <w:r w:rsidRPr="00CF2196">
        <w:rPr>
          <w:sz w:val="20"/>
          <w:szCs w:val="20"/>
        </w:rPr>
        <w:t>Unity(</w:t>
      </w:r>
      <w:proofErr w:type="gramEnd"/>
      <w:r w:rsidRPr="00CF2196">
        <w:rPr>
          <w:sz w:val="20"/>
          <w:szCs w:val="20"/>
        </w:rPr>
        <w:t>motor de desenvolvimento gráfico</w:t>
      </w:r>
      <w:r w:rsidR="00D7034F" w:rsidRPr="00CF2196">
        <w:rPr>
          <w:sz w:val="20"/>
          <w:szCs w:val="20"/>
        </w:rPr>
        <w:t xml:space="preserve"> para jogos</w:t>
      </w:r>
      <w:r w:rsidRPr="00CF2196">
        <w:rPr>
          <w:sz w:val="20"/>
          <w:szCs w:val="20"/>
        </w:rPr>
        <w:t xml:space="preserve">), quanto C#(linguagem de programação), porém, </w:t>
      </w:r>
      <w:r w:rsidR="00421F2D" w:rsidRPr="00CF2196">
        <w:rPr>
          <w:sz w:val="20"/>
          <w:szCs w:val="20"/>
        </w:rPr>
        <w:t>apenas o trabalho do Thiago considera as leis de transito</w:t>
      </w:r>
      <w:r w:rsidR="00D7034F" w:rsidRPr="00CF2196">
        <w:rPr>
          <w:sz w:val="20"/>
          <w:szCs w:val="20"/>
        </w:rPr>
        <w:t xml:space="preserve"> e consiste em um simulador focado na jogabilidade e imersão das leis. </w:t>
      </w:r>
    </w:p>
    <w:p w14:paraId="2C0E1179" w14:textId="4B0C97F5" w:rsidR="00D7661B" w:rsidRDefault="00D7034F" w:rsidP="00D7034F">
      <w:pPr>
        <w:ind w:firstLine="709"/>
        <w:rPr>
          <w:sz w:val="20"/>
          <w:szCs w:val="20"/>
        </w:rPr>
      </w:pPr>
      <w:r w:rsidRPr="00CF2196">
        <w:rPr>
          <w:sz w:val="20"/>
          <w:szCs w:val="20"/>
        </w:rPr>
        <w:t>O trabalho da Patrícia busca testar e ver qual a diferença de um simulador de baixo custo para um de médio custo, utilizando uma forma de comando através de um hardware, onde utilizamos um volante e até um protótipo de um carro real no simulador de médio custo</w:t>
      </w:r>
      <w:r w:rsidR="00CF2196">
        <w:rPr>
          <w:sz w:val="20"/>
          <w:szCs w:val="20"/>
        </w:rPr>
        <w:t xml:space="preserve"> e vendo que um simulador com o uso de um volante teria um custo muito maior, fora optado por abandonar a ideia de um projeto com características de Hardware que aumentassem a imersão.</w:t>
      </w:r>
    </w:p>
    <w:p w14:paraId="7AD9E5D4" w14:textId="5EEE963E" w:rsidR="00CF2196" w:rsidRPr="00CF2196" w:rsidRDefault="00CF2196" w:rsidP="00D7034F">
      <w:pPr>
        <w:ind w:firstLine="709"/>
        <w:rPr>
          <w:sz w:val="20"/>
          <w:szCs w:val="20"/>
        </w:rPr>
      </w:pPr>
      <w:r>
        <w:rPr>
          <w:sz w:val="20"/>
          <w:szCs w:val="20"/>
        </w:rPr>
        <w:t xml:space="preserve">Já no trabalho do Yang et. Al, segue a mesma ideia de fazer um simulador utilizando um volante e pedais, mas aumentou a imersão, ao utilizar </w:t>
      </w:r>
      <w:proofErr w:type="gramStart"/>
      <w:r>
        <w:rPr>
          <w:sz w:val="20"/>
          <w:szCs w:val="20"/>
        </w:rPr>
        <w:t xml:space="preserve">um  </w:t>
      </w:r>
      <w:proofErr w:type="spellStart"/>
      <w:r>
        <w:rPr>
          <w:sz w:val="20"/>
          <w:szCs w:val="20"/>
        </w:rPr>
        <w:t>Xtion</w:t>
      </w:r>
      <w:proofErr w:type="spellEnd"/>
      <w:proofErr w:type="gramEnd"/>
      <w:r>
        <w:rPr>
          <w:sz w:val="20"/>
          <w:szCs w:val="20"/>
        </w:rPr>
        <w:t>, onde a mesma captava os movimentos da cabeça do condutor.</w:t>
      </w:r>
    </w:p>
    <w:p w14:paraId="3D7F289F" w14:textId="163BBCB5" w:rsidR="00451B94" w:rsidRPr="002E18F5" w:rsidRDefault="002E3DD7" w:rsidP="00D7034F">
      <w:pPr>
        <w:keepNext w:val="0"/>
        <w:keepLines w:val="0"/>
      </w:pPr>
      <w:r>
        <w:br w:type="page"/>
      </w:r>
      <w:r w:rsidR="00451B94" w:rsidRPr="002E18F5">
        <w:lastRenderedPageBreak/>
        <w:t>REQUISITOS PRINCIPAIS DO PROBLEMA A SER TRABALHADO</w:t>
      </w:r>
      <w:bookmarkEnd w:id="118"/>
      <w:bookmarkEnd w:id="119"/>
      <w:bookmarkEnd w:id="120"/>
      <w:bookmarkEnd w:id="121"/>
      <w:bookmarkEnd w:id="122"/>
      <w:bookmarkEnd w:id="123"/>
      <w:bookmarkEnd w:id="124"/>
    </w:p>
    <w:p w14:paraId="558593DB" w14:textId="788BF402" w:rsidR="002E18F5" w:rsidRDefault="002E18F5" w:rsidP="002E18F5">
      <w:pPr>
        <w:pStyle w:val="TF-TEXTO"/>
      </w:pPr>
      <w:r w:rsidRPr="002E18F5">
        <w:t xml:space="preserve">Os requisitos </w:t>
      </w:r>
      <w:r w:rsidR="003A48D2">
        <w:t xml:space="preserve">funcionais </w:t>
      </w:r>
      <w:r w:rsidRPr="002E18F5">
        <w:t>do aplicativo são:</w:t>
      </w:r>
    </w:p>
    <w:p w14:paraId="6EAC9CB0" w14:textId="5E46CDF7" w:rsidR="003A48D2" w:rsidRDefault="003A48D2" w:rsidP="003A48D2">
      <w:pPr>
        <w:pStyle w:val="TF-ALNEA"/>
        <w:numPr>
          <w:ilvl w:val="0"/>
          <w:numId w:val="0"/>
        </w:numPr>
        <w:ind w:left="709"/>
      </w:pPr>
    </w:p>
    <w:p w14:paraId="2453AA4E" w14:textId="32B12D9D" w:rsidR="003A48D2" w:rsidRDefault="003A48D2" w:rsidP="003A48D2">
      <w:pPr>
        <w:pStyle w:val="TF-ALNEA"/>
        <w:numPr>
          <w:ilvl w:val="0"/>
          <w:numId w:val="22"/>
        </w:numPr>
      </w:pPr>
      <w:r w:rsidRPr="003A48D2">
        <w:t>RF01 – Permitir o usuário colocar e tirar o cinto</w:t>
      </w:r>
    </w:p>
    <w:p w14:paraId="76444DA5" w14:textId="3D34825C" w:rsidR="003A48D2" w:rsidRDefault="003A48D2" w:rsidP="003A48D2">
      <w:pPr>
        <w:pStyle w:val="TF-ALNEA"/>
        <w:numPr>
          <w:ilvl w:val="0"/>
          <w:numId w:val="22"/>
        </w:numPr>
      </w:pPr>
      <w:r w:rsidRPr="003A48D2">
        <w:t xml:space="preserve">RF02 </w:t>
      </w:r>
      <w:proofErr w:type="gramStart"/>
      <w:r w:rsidRPr="003A48D2">
        <w:t>–  Permitir</w:t>
      </w:r>
      <w:proofErr w:type="gramEnd"/>
      <w:r w:rsidRPr="003A48D2">
        <w:t xml:space="preserve"> o usuário a pilotar o carro livremente pela rua.</w:t>
      </w:r>
    </w:p>
    <w:p w14:paraId="359222E3" w14:textId="131853FA" w:rsidR="003A48D2" w:rsidRDefault="003A48D2" w:rsidP="003A48D2">
      <w:pPr>
        <w:pStyle w:val="TF-ALNEA"/>
        <w:numPr>
          <w:ilvl w:val="0"/>
          <w:numId w:val="22"/>
        </w:numPr>
      </w:pPr>
      <w:r w:rsidRPr="003A48D2">
        <w:t>RF03 – Mostra mensagens avisando quando o usuário infringiu a alguma lei.</w:t>
      </w:r>
    </w:p>
    <w:p w14:paraId="4FB9B919" w14:textId="34377672" w:rsidR="003A48D2" w:rsidRDefault="003A48D2" w:rsidP="003A48D2">
      <w:pPr>
        <w:pStyle w:val="TF-ALNEA"/>
        <w:numPr>
          <w:ilvl w:val="0"/>
          <w:numId w:val="22"/>
        </w:numPr>
      </w:pPr>
      <w:r w:rsidRPr="003A48D2">
        <w:t>RF04 – Retorna uma relação de pontos para o usuário quando ele parar de jogar.</w:t>
      </w:r>
    </w:p>
    <w:p w14:paraId="60D816C5" w14:textId="038C3CD0" w:rsidR="003A48D2" w:rsidRDefault="003A48D2" w:rsidP="003A48D2">
      <w:pPr>
        <w:pStyle w:val="TF-ALNEA"/>
        <w:numPr>
          <w:ilvl w:val="0"/>
          <w:numId w:val="22"/>
        </w:numPr>
      </w:pPr>
      <w:r w:rsidRPr="003A48D2">
        <w:t>RF05 – Diminui a barra de vida do automóvel conforme o usuário bate o carro</w:t>
      </w:r>
    </w:p>
    <w:p w14:paraId="12D2CC8F" w14:textId="0B12051F" w:rsidR="003A48D2" w:rsidRDefault="003A48D2" w:rsidP="003A48D2">
      <w:pPr>
        <w:pStyle w:val="TF-ALNEA"/>
        <w:numPr>
          <w:ilvl w:val="0"/>
          <w:numId w:val="22"/>
        </w:numPr>
      </w:pPr>
      <w:r w:rsidRPr="003A48D2">
        <w:t>RF06 – Permitir o usuário acelerar e frear o carro em pedais dispostos na tela</w:t>
      </w:r>
    </w:p>
    <w:p w14:paraId="3BE75A25" w14:textId="1ACA9D8F" w:rsidR="003A48D2" w:rsidRDefault="003A48D2" w:rsidP="003A48D2">
      <w:pPr>
        <w:pStyle w:val="TF-ALNEA"/>
        <w:numPr>
          <w:ilvl w:val="0"/>
          <w:numId w:val="22"/>
        </w:numPr>
      </w:pPr>
      <w:r w:rsidRPr="003A48D2">
        <w:t>RF07 – Geração de que andem aleatoriamente na rua</w:t>
      </w:r>
    </w:p>
    <w:p w14:paraId="4DBFD738" w14:textId="59758D4A" w:rsidR="003A48D2" w:rsidRDefault="003A48D2" w:rsidP="003A48D2">
      <w:pPr>
        <w:pStyle w:val="TF-ALNEA"/>
        <w:numPr>
          <w:ilvl w:val="0"/>
          <w:numId w:val="22"/>
        </w:numPr>
      </w:pPr>
      <w:r w:rsidRPr="003A48D2">
        <w:t>RF08 – Geração de pedestres que andem aleatoriamente na rua</w:t>
      </w:r>
    </w:p>
    <w:p w14:paraId="0FA93DF8" w14:textId="4B81D553" w:rsidR="002E18F5" w:rsidRDefault="003A48D2" w:rsidP="003A48D2">
      <w:pPr>
        <w:pStyle w:val="TF-ALNEA"/>
        <w:numPr>
          <w:ilvl w:val="0"/>
          <w:numId w:val="22"/>
        </w:numPr>
      </w:pPr>
      <w:r w:rsidRPr="003A48D2">
        <w:t>RF09 – Disponibilizar postos funcionais que reabastecem a gasolina do usuário</w:t>
      </w:r>
    </w:p>
    <w:p w14:paraId="4297A1E0" w14:textId="77777777" w:rsidR="003A48D2" w:rsidRDefault="003A48D2" w:rsidP="003A48D2">
      <w:pPr>
        <w:pStyle w:val="TF-ALNEA"/>
        <w:numPr>
          <w:ilvl w:val="0"/>
          <w:numId w:val="0"/>
        </w:numPr>
        <w:ind w:left="709"/>
      </w:pPr>
    </w:p>
    <w:p w14:paraId="3A4B05CE" w14:textId="3C350F06" w:rsidR="003A48D2" w:rsidRDefault="003A48D2" w:rsidP="003A48D2">
      <w:pPr>
        <w:pStyle w:val="TF-ALNEA"/>
        <w:numPr>
          <w:ilvl w:val="0"/>
          <w:numId w:val="0"/>
        </w:numPr>
        <w:ind w:left="709"/>
      </w:pPr>
      <w:proofErr w:type="gramStart"/>
      <w:r>
        <w:t>E também</w:t>
      </w:r>
      <w:proofErr w:type="gramEnd"/>
      <w:r>
        <w:t xml:space="preserve"> conta com os seguintes requisitos não funcionais:</w:t>
      </w:r>
    </w:p>
    <w:p w14:paraId="06E05D11" w14:textId="77777777" w:rsidR="003A48D2" w:rsidRDefault="003A48D2" w:rsidP="003A48D2">
      <w:pPr>
        <w:pStyle w:val="TF-ALNEA"/>
        <w:numPr>
          <w:ilvl w:val="0"/>
          <w:numId w:val="0"/>
        </w:numPr>
        <w:ind w:left="709"/>
      </w:pPr>
    </w:p>
    <w:p w14:paraId="18C460F8" w14:textId="77FE78BF" w:rsidR="003A48D2" w:rsidRDefault="003A48D2" w:rsidP="003A48D2">
      <w:pPr>
        <w:pStyle w:val="TF-ALNEA"/>
        <w:numPr>
          <w:ilvl w:val="0"/>
          <w:numId w:val="23"/>
        </w:numPr>
      </w:pPr>
      <w:r w:rsidRPr="003A48D2">
        <w:t>RNF01 – O sistema deve ser leve para roda em qualquer dispositivo Android a partir da versão 10.</w:t>
      </w:r>
    </w:p>
    <w:p w14:paraId="47132414" w14:textId="77777777" w:rsidR="003A48D2" w:rsidRDefault="003A48D2" w:rsidP="003A48D2">
      <w:pPr>
        <w:pStyle w:val="TF-ALNEA"/>
        <w:numPr>
          <w:ilvl w:val="0"/>
          <w:numId w:val="23"/>
        </w:numPr>
      </w:pPr>
      <w:r>
        <w:t>RNF02 – A interface do simulador deve ter de fácil acesso todos os botões de interação com o carro</w:t>
      </w:r>
    </w:p>
    <w:p w14:paraId="445BEC21" w14:textId="77777777" w:rsidR="003A48D2" w:rsidRDefault="003A48D2" w:rsidP="003A48D2">
      <w:pPr>
        <w:pStyle w:val="TF-ALNEA"/>
        <w:numPr>
          <w:ilvl w:val="0"/>
          <w:numId w:val="23"/>
        </w:numPr>
      </w:pPr>
      <w:r>
        <w:t xml:space="preserve">RNF03 – Deve ter uma documentação com as leis vigentes no aplicativo </w:t>
      </w:r>
    </w:p>
    <w:p w14:paraId="3E6061EC" w14:textId="5CC290E2" w:rsidR="004973E1" w:rsidRPr="004973E1" w:rsidRDefault="003A48D2" w:rsidP="004973E1">
      <w:pPr>
        <w:pStyle w:val="TF-ALNEA"/>
        <w:numPr>
          <w:ilvl w:val="0"/>
          <w:numId w:val="23"/>
        </w:numPr>
      </w:pPr>
      <w:r>
        <w:t>RNF04 – Deve ser desenvolvido na plataforma Unity, com auxílio de linguagem de programação C#</w:t>
      </w:r>
    </w:p>
    <w:p w14:paraId="693E553B" w14:textId="77777777" w:rsidR="00451B94" w:rsidRPr="002E18F5" w:rsidRDefault="00451B94" w:rsidP="00956BF8">
      <w:pPr>
        <w:pStyle w:val="Ttulo2"/>
      </w:pPr>
      <w:r w:rsidRPr="002E18F5">
        <w:t>METODOLOGIA</w:t>
      </w:r>
    </w:p>
    <w:p w14:paraId="3CAB30B2" w14:textId="77777777" w:rsidR="00451B94" w:rsidRPr="002E18F5" w:rsidRDefault="00451B94" w:rsidP="00451B94">
      <w:pPr>
        <w:pStyle w:val="TF-TEXTO"/>
      </w:pPr>
      <w:r w:rsidRPr="002E18F5">
        <w:t>O trabalho será desenvolvido observando as seguintes etapas:</w:t>
      </w:r>
    </w:p>
    <w:p w14:paraId="13EE4BFD" w14:textId="56C5D33C" w:rsidR="009D3713" w:rsidRDefault="00422681" w:rsidP="00FB07B7">
      <w:pPr>
        <w:pStyle w:val="TF-ALNEA"/>
        <w:numPr>
          <w:ilvl w:val="0"/>
          <w:numId w:val="10"/>
        </w:numPr>
      </w:pPr>
      <w:r>
        <w:t>l</w:t>
      </w:r>
      <w:r w:rsidR="009D3713">
        <w:t>evantamento bibliográfico</w:t>
      </w:r>
      <w:r w:rsidR="00451B94" w:rsidRPr="002E18F5">
        <w:t xml:space="preserve">: </w:t>
      </w:r>
      <w:r>
        <w:t>b</w:t>
      </w:r>
      <w:r w:rsidR="0050470F">
        <w:t xml:space="preserve">uscar informações que ajudassem a desenvolver um software que simule um carro, em realidade virtual e que também avalie se o usuário está ou não obedecendo as leis de </w:t>
      </w:r>
      <w:r w:rsidR="00BD3A87">
        <w:t>trânsito</w:t>
      </w:r>
    </w:p>
    <w:p w14:paraId="05E913D1" w14:textId="64BAC5FF" w:rsidR="0050470F" w:rsidRDefault="00422681" w:rsidP="00FB07B7">
      <w:pPr>
        <w:pStyle w:val="TF-ALNEA"/>
        <w:numPr>
          <w:ilvl w:val="0"/>
          <w:numId w:val="10"/>
        </w:numPr>
      </w:pPr>
      <w:r>
        <w:t>reavaliar</w:t>
      </w:r>
      <w:r w:rsidR="0050470F">
        <w:t xml:space="preserve"> requisitos: </w:t>
      </w:r>
      <w:r>
        <w:t>reavaliar requisitos l</w:t>
      </w:r>
      <w:r w:rsidR="0050470F">
        <w:t>evantado informações detalhadas para o desenvolvimento do projeto</w:t>
      </w:r>
    </w:p>
    <w:p w14:paraId="468645B8" w14:textId="1D3C6A87" w:rsidR="005F3CE5" w:rsidRDefault="00422681" w:rsidP="005F3CE5">
      <w:pPr>
        <w:pStyle w:val="TF-ALNEA"/>
        <w:numPr>
          <w:ilvl w:val="0"/>
          <w:numId w:val="10"/>
        </w:numPr>
      </w:pPr>
      <w:r>
        <w:t>p</w:t>
      </w:r>
      <w:r w:rsidR="005F3CE5">
        <w:t xml:space="preserve">lanejar o mapa: </w:t>
      </w:r>
      <w:r>
        <w:t>p</w:t>
      </w:r>
      <w:r w:rsidR="005F3CE5">
        <w:t>ensar e planejar o mapa que será utilizado.</w:t>
      </w:r>
    </w:p>
    <w:p w14:paraId="28191079" w14:textId="0249BFE2" w:rsidR="005F3CE5" w:rsidRDefault="00422681" w:rsidP="005F3CE5">
      <w:pPr>
        <w:pStyle w:val="TF-ALNEA"/>
        <w:numPr>
          <w:ilvl w:val="0"/>
          <w:numId w:val="10"/>
        </w:numPr>
      </w:pPr>
      <w:r>
        <w:t>s</w:t>
      </w:r>
      <w:r w:rsidR="005F3CE5">
        <w:t xml:space="preserve">elecionar as leis utilizadas: </w:t>
      </w:r>
      <w:r>
        <w:t>s</w:t>
      </w:r>
      <w:r w:rsidR="005F3CE5">
        <w:t>eparar as leis que serão aplicadas no projeto</w:t>
      </w:r>
    </w:p>
    <w:p w14:paraId="2389B657" w14:textId="23A5E1A2" w:rsidR="0050470F" w:rsidRDefault="00422681" w:rsidP="00FB07B7">
      <w:pPr>
        <w:pStyle w:val="TF-ALNEA"/>
        <w:numPr>
          <w:ilvl w:val="0"/>
          <w:numId w:val="10"/>
        </w:numPr>
      </w:pPr>
      <w:r>
        <w:t>i</w:t>
      </w:r>
      <w:r w:rsidR="0050470F">
        <w:t xml:space="preserve">mplementar o Software: </w:t>
      </w:r>
      <w:r>
        <w:t>c</w:t>
      </w:r>
      <w:r w:rsidR="0050470F">
        <w:t>om os estudos realizados, implementar o sof</w:t>
      </w:r>
      <w:r w:rsidR="005F3CE5">
        <w:t>t</w:t>
      </w:r>
      <w:r w:rsidR="0050470F">
        <w:t>ware</w:t>
      </w:r>
    </w:p>
    <w:p w14:paraId="462E8CF8" w14:textId="10FBB723" w:rsidR="0050470F" w:rsidRDefault="00422681" w:rsidP="00FB07B7">
      <w:pPr>
        <w:pStyle w:val="TF-ALNEA"/>
        <w:numPr>
          <w:ilvl w:val="0"/>
          <w:numId w:val="10"/>
        </w:numPr>
      </w:pPr>
      <w:r>
        <w:t>i</w:t>
      </w:r>
      <w:r w:rsidR="0050470F">
        <w:t xml:space="preserve">mplementar o Ambiente 3D: </w:t>
      </w:r>
      <w:r>
        <w:t>j</w:t>
      </w:r>
      <w:r w:rsidR="0050470F">
        <w:t xml:space="preserve">á com </w:t>
      </w:r>
      <w:r w:rsidR="001D1B9C">
        <w:t>o mapa feito, reproduzi-lo no Unity.</w:t>
      </w:r>
    </w:p>
    <w:p w14:paraId="425841BE" w14:textId="0A78E8F7" w:rsidR="0050470F" w:rsidRDefault="00422681" w:rsidP="00FB07B7">
      <w:pPr>
        <w:pStyle w:val="TF-ALNEA"/>
        <w:numPr>
          <w:ilvl w:val="0"/>
          <w:numId w:val="10"/>
        </w:numPr>
      </w:pPr>
      <w:r>
        <w:t>i</w:t>
      </w:r>
      <w:r w:rsidR="0050470F">
        <w:t xml:space="preserve">mplementar as leis de </w:t>
      </w:r>
      <w:proofErr w:type="gramStart"/>
      <w:r w:rsidR="0050470F">
        <w:t>transito</w:t>
      </w:r>
      <w:proofErr w:type="gramEnd"/>
      <w:r w:rsidR="001D1B9C">
        <w:t xml:space="preserve">: </w:t>
      </w:r>
      <w:r>
        <w:t>a</w:t>
      </w:r>
      <w:r w:rsidR="001D1B9C">
        <w:t xml:space="preserve">plicar as leis de trânsito previamente separadas </w:t>
      </w:r>
    </w:p>
    <w:p w14:paraId="2F6B3F3D" w14:textId="49F21122" w:rsidR="0050470F" w:rsidRDefault="00422681" w:rsidP="00FB07B7">
      <w:pPr>
        <w:pStyle w:val="TF-ALNEA"/>
        <w:numPr>
          <w:ilvl w:val="0"/>
          <w:numId w:val="10"/>
        </w:numPr>
      </w:pPr>
      <w:r>
        <w:t>T</w:t>
      </w:r>
      <w:r w:rsidR="0050470F">
        <w:t>estes:</w:t>
      </w:r>
      <w:r w:rsidR="001D1B9C">
        <w:t xml:space="preserve"> </w:t>
      </w:r>
      <w:r>
        <w:t>re</w:t>
      </w:r>
      <w:r w:rsidR="001D1B9C">
        <w:t>alizar tanto o teste de qualidade quanto de aceitação do usuário</w:t>
      </w:r>
    </w:p>
    <w:p w14:paraId="01558F06" w14:textId="44A09DED" w:rsidR="00451B94" w:rsidRPr="002E18F5" w:rsidRDefault="00451B94" w:rsidP="00451B94">
      <w:pPr>
        <w:pStyle w:val="TF-TEXTO"/>
      </w:pPr>
      <w:r w:rsidRPr="002E18F5">
        <w:t xml:space="preserve">As etapas serão realizadas nos períodos relacionados no </w:t>
      </w:r>
      <w:r w:rsidR="0060060C" w:rsidRPr="002E18F5">
        <w:fldChar w:fldCharType="begin"/>
      </w:r>
      <w:r w:rsidR="0060060C" w:rsidRPr="002E18F5">
        <w:instrText xml:space="preserve"> REF _Ref98650273 \h </w:instrText>
      </w:r>
      <w:r w:rsidR="002E18F5">
        <w:instrText xml:space="preserve"> \* MERGEFORMAT </w:instrText>
      </w:r>
      <w:r w:rsidR="0060060C" w:rsidRPr="002E18F5">
        <w:fldChar w:fldCharType="separate"/>
      </w:r>
      <w:r w:rsidR="00B838FD">
        <w:t xml:space="preserve">Quadro </w:t>
      </w:r>
      <w:r w:rsidR="0060060C" w:rsidRPr="002E18F5">
        <w:fldChar w:fldCharType="end"/>
      </w:r>
      <w:r w:rsidR="002E3DD7">
        <w:t>4</w:t>
      </w:r>
      <w:r w:rsidRPr="002E18F5">
        <w:t>.</w:t>
      </w:r>
    </w:p>
    <w:p w14:paraId="6DB123C2" w14:textId="7BC0E5A0" w:rsidR="0070115F" w:rsidRPr="007E0D87" w:rsidRDefault="0070115F" w:rsidP="0070115F">
      <w:pPr>
        <w:pStyle w:val="TF-LEGENDA"/>
      </w:pPr>
      <w:bookmarkStart w:id="126" w:name="_Ref98650273"/>
      <w:r>
        <w:t xml:space="preserve">Quadro </w:t>
      </w:r>
      <w:bookmarkEnd w:id="126"/>
      <w:r w:rsidR="004973E1">
        <w:t>4</w:t>
      </w:r>
      <w:r w:rsidRPr="007E0D87">
        <w:t xml:space="preserve"> - Cronograma</w:t>
      </w:r>
    </w:p>
    <w:tbl>
      <w:tblPr>
        <w:tblW w:w="105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511"/>
        <w:gridCol w:w="242"/>
        <w:gridCol w:w="254"/>
        <w:gridCol w:w="252"/>
        <w:gridCol w:w="254"/>
        <w:gridCol w:w="252"/>
        <w:gridCol w:w="254"/>
        <w:gridCol w:w="252"/>
        <w:gridCol w:w="254"/>
        <w:gridCol w:w="252"/>
        <w:gridCol w:w="265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4"/>
      </w:tblGrid>
      <w:tr w:rsidR="0070115F" w:rsidRPr="007E0D87" w14:paraId="005B4841" w14:textId="77777777" w:rsidTr="00FB07B7">
        <w:trPr>
          <w:cantSplit/>
          <w:trHeight w:val="253"/>
          <w:jc w:val="center"/>
        </w:trPr>
        <w:tc>
          <w:tcPr>
            <w:tcW w:w="55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6A6A6"/>
          </w:tcPr>
          <w:p w14:paraId="3FB5B2E7" w14:textId="77777777" w:rsidR="0070115F" w:rsidRPr="007E0D87" w:rsidRDefault="0070115F" w:rsidP="00FB07B7">
            <w:pPr>
              <w:pStyle w:val="TF-TEXTOQUADRO"/>
            </w:pPr>
          </w:p>
        </w:tc>
        <w:tc>
          <w:tcPr>
            <w:tcW w:w="2531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</w:tcPr>
          <w:p w14:paraId="389D1146" w14:textId="77777777" w:rsidR="0070115F" w:rsidRPr="007E0D87" w:rsidRDefault="0070115F" w:rsidP="00FB07B7">
            <w:pPr>
              <w:pStyle w:val="TF-TEXTOQUADROCentralizado"/>
            </w:pPr>
            <w:r>
              <w:t>2023</w:t>
            </w:r>
          </w:p>
        </w:tc>
        <w:tc>
          <w:tcPr>
            <w:tcW w:w="2531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</w:tcPr>
          <w:p w14:paraId="7CAC7D99" w14:textId="77777777" w:rsidR="0070115F" w:rsidRDefault="0070115F" w:rsidP="00FB07B7">
            <w:pPr>
              <w:pStyle w:val="TF-TEXTOQUADROCentralizado"/>
            </w:pPr>
            <w:r>
              <w:t>2024</w:t>
            </w:r>
          </w:p>
        </w:tc>
      </w:tr>
      <w:tr w:rsidR="0070115F" w:rsidRPr="007E0D87" w14:paraId="6AAE04FB" w14:textId="77777777" w:rsidTr="00FB07B7">
        <w:trPr>
          <w:cantSplit/>
          <w:trHeight w:val="253"/>
          <w:jc w:val="center"/>
        </w:trPr>
        <w:tc>
          <w:tcPr>
            <w:tcW w:w="5511" w:type="dxa"/>
            <w:tcBorders>
              <w:top w:val="nil"/>
              <w:left w:val="single" w:sz="4" w:space="0" w:color="auto"/>
              <w:bottom w:val="nil"/>
            </w:tcBorders>
            <w:shd w:val="clear" w:color="auto" w:fill="A6A6A6"/>
          </w:tcPr>
          <w:p w14:paraId="48EF87DB" w14:textId="77777777" w:rsidR="0070115F" w:rsidRPr="007E0D87" w:rsidRDefault="0070115F" w:rsidP="00FB07B7">
            <w:pPr>
              <w:pStyle w:val="TF-TEXTOQUADRO"/>
            </w:pPr>
          </w:p>
        </w:tc>
        <w:tc>
          <w:tcPr>
            <w:tcW w:w="496" w:type="dxa"/>
            <w:gridSpan w:val="2"/>
            <w:shd w:val="clear" w:color="auto" w:fill="A6A6A6"/>
          </w:tcPr>
          <w:p w14:paraId="283BB6C7" w14:textId="77777777" w:rsidR="0070115F" w:rsidRPr="007E0D87" w:rsidRDefault="0070115F" w:rsidP="00FB07B7">
            <w:pPr>
              <w:pStyle w:val="TF-TEXTOQUADROCentralizado"/>
            </w:pPr>
            <w:r>
              <w:t>jul.</w:t>
            </w:r>
          </w:p>
        </w:tc>
        <w:tc>
          <w:tcPr>
            <w:tcW w:w="506" w:type="dxa"/>
            <w:gridSpan w:val="2"/>
            <w:shd w:val="clear" w:color="auto" w:fill="A6A6A6"/>
          </w:tcPr>
          <w:p w14:paraId="15DFA678" w14:textId="77777777" w:rsidR="0070115F" w:rsidRPr="007E0D87" w:rsidRDefault="0070115F" w:rsidP="00FB07B7">
            <w:pPr>
              <w:pStyle w:val="TF-TEXTOQUADROCentralizado"/>
            </w:pPr>
            <w:r>
              <w:t>ago</w:t>
            </w:r>
            <w:r w:rsidRPr="007E0D87">
              <w:t>.</w:t>
            </w:r>
          </w:p>
        </w:tc>
        <w:tc>
          <w:tcPr>
            <w:tcW w:w="506" w:type="dxa"/>
            <w:gridSpan w:val="2"/>
            <w:shd w:val="clear" w:color="auto" w:fill="A6A6A6"/>
          </w:tcPr>
          <w:p w14:paraId="40020995" w14:textId="77777777" w:rsidR="0070115F" w:rsidRPr="007E0D87" w:rsidRDefault="0070115F" w:rsidP="00FB07B7">
            <w:pPr>
              <w:pStyle w:val="TF-TEXTOQUADROCentralizado"/>
            </w:pPr>
            <w:r>
              <w:t>set</w:t>
            </w:r>
            <w:r w:rsidRPr="007E0D87">
              <w:t>.</w:t>
            </w:r>
          </w:p>
        </w:tc>
        <w:tc>
          <w:tcPr>
            <w:tcW w:w="506" w:type="dxa"/>
            <w:gridSpan w:val="2"/>
            <w:shd w:val="clear" w:color="auto" w:fill="A6A6A6"/>
          </w:tcPr>
          <w:p w14:paraId="2936779D" w14:textId="77777777" w:rsidR="0070115F" w:rsidRPr="007E0D87" w:rsidRDefault="0070115F" w:rsidP="00FB07B7">
            <w:pPr>
              <w:pStyle w:val="TF-TEXTOQUADROCentralizado"/>
            </w:pPr>
            <w:r>
              <w:t>out</w:t>
            </w:r>
            <w:r w:rsidRPr="007E0D87">
              <w:t>.</w:t>
            </w:r>
          </w:p>
        </w:tc>
        <w:tc>
          <w:tcPr>
            <w:tcW w:w="517" w:type="dxa"/>
            <w:gridSpan w:val="2"/>
            <w:shd w:val="clear" w:color="auto" w:fill="A6A6A6"/>
          </w:tcPr>
          <w:p w14:paraId="29979DC0" w14:textId="77777777" w:rsidR="0070115F" w:rsidRPr="007E0D87" w:rsidRDefault="0070115F" w:rsidP="00FB07B7">
            <w:pPr>
              <w:pStyle w:val="TF-TEXTOQUADROCentralizado"/>
            </w:pPr>
            <w:r>
              <w:t>nov</w:t>
            </w:r>
            <w:r w:rsidRPr="007E0D87">
              <w:t>.</w:t>
            </w:r>
          </w:p>
        </w:tc>
        <w:tc>
          <w:tcPr>
            <w:tcW w:w="506" w:type="dxa"/>
            <w:gridSpan w:val="2"/>
            <w:shd w:val="clear" w:color="auto" w:fill="A6A6A6"/>
          </w:tcPr>
          <w:p w14:paraId="388B8ED1" w14:textId="77777777" w:rsidR="0070115F" w:rsidRDefault="0070115F" w:rsidP="00FB07B7">
            <w:pPr>
              <w:pStyle w:val="TF-TEXTOQUADROCentralizado"/>
            </w:pPr>
            <w:r>
              <w:t>fev.</w:t>
            </w:r>
          </w:p>
        </w:tc>
        <w:tc>
          <w:tcPr>
            <w:tcW w:w="506" w:type="dxa"/>
            <w:gridSpan w:val="2"/>
            <w:shd w:val="clear" w:color="auto" w:fill="A6A6A6"/>
          </w:tcPr>
          <w:p w14:paraId="5CF2A704" w14:textId="77777777" w:rsidR="0070115F" w:rsidRDefault="0070115F" w:rsidP="00FB07B7">
            <w:pPr>
              <w:pStyle w:val="TF-TEXTOQUADROCentralizado"/>
            </w:pPr>
            <w:r>
              <w:t>mar.</w:t>
            </w:r>
          </w:p>
        </w:tc>
        <w:tc>
          <w:tcPr>
            <w:tcW w:w="506" w:type="dxa"/>
            <w:gridSpan w:val="2"/>
            <w:shd w:val="clear" w:color="auto" w:fill="A6A6A6"/>
          </w:tcPr>
          <w:p w14:paraId="63FE1C0B" w14:textId="77777777" w:rsidR="0070115F" w:rsidRDefault="0070115F" w:rsidP="00FB07B7">
            <w:pPr>
              <w:pStyle w:val="TF-TEXTOQUADROCentralizado"/>
            </w:pPr>
            <w:r>
              <w:t>abr.</w:t>
            </w:r>
          </w:p>
        </w:tc>
        <w:tc>
          <w:tcPr>
            <w:tcW w:w="506" w:type="dxa"/>
            <w:gridSpan w:val="2"/>
            <w:shd w:val="clear" w:color="auto" w:fill="A6A6A6"/>
          </w:tcPr>
          <w:p w14:paraId="2686B8CD" w14:textId="77777777" w:rsidR="0070115F" w:rsidRDefault="0070115F" w:rsidP="00FB07B7">
            <w:pPr>
              <w:pStyle w:val="TF-TEXTOQUADROCentralizado"/>
            </w:pPr>
            <w:r>
              <w:t>mai.</w:t>
            </w:r>
          </w:p>
        </w:tc>
        <w:tc>
          <w:tcPr>
            <w:tcW w:w="507" w:type="dxa"/>
            <w:gridSpan w:val="2"/>
            <w:shd w:val="clear" w:color="auto" w:fill="A6A6A6"/>
          </w:tcPr>
          <w:p w14:paraId="196C4C0B" w14:textId="77777777" w:rsidR="0070115F" w:rsidRDefault="0070115F" w:rsidP="00FB07B7">
            <w:pPr>
              <w:pStyle w:val="TF-TEXTOQUADROCentralizado"/>
            </w:pPr>
            <w:r>
              <w:t>jun.</w:t>
            </w:r>
          </w:p>
        </w:tc>
      </w:tr>
      <w:tr w:rsidR="0070115F" w:rsidRPr="007E0D87" w14:paraId="3D8F0920" w14:textId="77777777" w:rsidTr="00FB07B7">
        <w:trPr>
          <w:cantSplit/>
          <w:trHeight w:val="253"/>
          <w:jc w:val="center"/>
        </w:trPr>
        <w:tc>
          <w:tcPr>
            <w:tcW w:w="5511" w:type="dxa"/>
            <w:tcBorders>
              <w:top w:val="nil"/>
              <w:left w:val="single" w:sz="4" w:space="0" w:color="auto"/>
            </w:tcBorders>
            <w:shd w:val="clear" w:color="auto" w:fill="A6A6A6"/>
          </w:tcPr>
          <w:p w14:paraId="3101F9DC" w14:textId="77777777" w:rsidR="0070115F" w:rsidRPr="007E0D87" w:rsidRDefault="0070115F" w:rsidP="00FB07B7">
            <w:pPr>
              <w:pStyle w:val="TF-TEXTOQUADRO"/>
            </w:pPr>
            <w:r w:rsidRPr="007E0D87">
              <w:t>etapas / quinzenas</w:t>
            </w:r>
          </w:p>
        </w:tc>
        <w:tc>
          <w:tcPr>
            <w:tcW w:w="242" w:type="dxa"/>
            <w:tcBorders>
              <w:bottom w:val="single" w:sz="4" w:space="0" w:color="auto"/>
            </w:tcBorders>
            <w:shd w:val="clear" w:color="auto" w:fill="A6A6A6"/>
          </w:tcPr>
          <w:p w14:paraId="33DB3D3F" w14:textId="77777777" w:rsidR="0070115F" w:rsidRPr="007E0D87" w:rsidRDefault="0070115F" w:rsidP="00FB07B7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6A6A6"/>
          </w:tcPr>
          <w:p w14:paraId="7CC968EF" w14:textId="77777777" w:rsidR="0070115F" w:rsidRPr="007E0D87" w:rsidRDefault="0070115F" w:rsidP="00FB07B7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6A6A6"/>
          </w:tcPr>
          <w:p w14:paraId="55CB8ADD" w14:textId="77777777" w:rsidR="0070115F" w:rsidRPr="007E0D87" w:rsidRDefault="0070115F" w:rsidP="00FB07B7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6A6A6"/>
          </w:tcPr>
          <w:p w14:paraId="7C9B2BCE" w14:textId="77777777" w:rsidR="0070115F" w:rsidRPr="007E0D87" w:rsidRDefault="0070115F" w:rsidP="00FB07B7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6A6A6"/>
          </w:tcPr>
          <w:p w14:paraId="67EC70C6" w14:textId="77777777" w:rsidR="0070115F" w:rsidRPr="007E0D87" w:rsidRDefault="0070115F" w:rsidP="00FB07B7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6A6A6"/>
          </w:tcPr>
          <w:p w14:paraId="74AF4E58" w14:textId="77777777" w:rsidR="0070115F" w:rsidRPr="007E0D87" w:rsidRDefault="0070115F" w:rsidP="00FB07B7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6A6A6"/>
          </w:tcPr>
          <w:p w14:paraId="045D6DD3" w14:textId="77777777" w:rsidR="0070115F" w:rsidRPr="007E0D87" w:rsidRDefault="0070115F" w:rsidP="00FB07B7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6A6A6"/>
          </w:tcPr>
          <w:p w14:paraId="0F4AE1D7" w14:textId="77777777" w:rsidR="0070115F" w:rsidRPr="007E0D87" w:rsidRDefault="0070115F" w:rsidP="00FB07B7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6A6A6"/>
          </w:tcPr>
          <w:p w14:paraId="46C6B2B2" w14:textId="77777777" w:rsidR="0070115F" w:rsidRPr="007E0D87" w:rsidRDefault="0070115F" w:rsidP="00FB07B7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65" w:type="dxa"/>
            <w:tcBorders>
              <w:bottom w:val="single" w:sz="4" w:space="0" w:color="auto"/>
            </w:tcBorders>
            <w:shd w:val="clear" w:color="auto" w:fill="A6A6A6"/>
          </w:tcPr>
          <w:p w14:paraId="4FC23C57" w14:textId="77777777" w:rsidR="0070115F" w:rsidRPr="007E0D87" w:rsidRDefault="0070115F" w:rsidP="00FB07B7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6991C219" w14:textId="77777777" w:rsidR="0070115F" w:rsidRPr="007E0D87" w:rsidRDefault="0070115F" w:rsidP="00FB07B7">
            <w:pPr>
              <w:pStyle w:val="TF-TEXTOQUADROCentralizado"/>
            </w:pPr>
            <w:r>
              <w:t>1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17D039E3" w14:textId="77777777" w:rsidR="0070115F" w:rsidRPr="007E0D87" w:rsidRDefault="0070115F" w:rsidP="00FB07B7">
            <w:pPr>
              <w:pStyle w:val="TF-TEXTOQUADROCentralizado"/>
            </w:pPr>
            <w:r>
              <w:t>2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2A497629" w14:textId="77777777" w:rsidR="0070115F" w:rsidRPr="007E0D87" w:rsidRDefault="0070115F" w:rsidP="00FB07B7">
            <w:pPr>
              <w:pStyle w:val="TF-TEXTOQUADROCentralizado"/>
            </w:pPr>
            <w:r>
              <w:t>1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5F46BB50" w14:textId="77777777" w:rsidR="0070115F" w:rsidRPr="007E0D87" w:rsidRDefault="0070115F" w:rsidP="00FB07B7">
            <w:pPr>
              <w:pStyle w:val="TF-TEXTOQUADROCentralizado"/>
            </w:pPr>
            <w:r>
              <w:t>2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378CE3A6" w14:textId="77777777" w:rsidR="0070115F" w:rsidRPr="007E0D87" w:rsidRDefault="0070115F" w:rsidP="00FB07B7">
            <w:pPr>
              <w:pStyle w:val="TF-TEXTOQUADROCentralizado"/>
            </w:pPr>
            <w:r>
              <w:t>1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33062D40" w14:textId="77777777" w:rsidR="0070115F" w:rsidRPr="007E0D87" w:rsidRDefault="0070115F" w:rsidP="00FB07B7">
            <w:pPr>
              <w:pStyle w:val="TF-TEXTOQUADROCentralizado"/>
            </w:pPr>
            <w:r>
              <w:t>2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0F02B0D7" w14:textId="77777777" w:rsidR="0070115F" w:rsidRPr="007E0D87" w:rsidRDefault="0070115F" w:rsidP="00FB07B7">
            <w:pPr>
              <w:pStyle w:val="TF-TEXTOQUADROCentralizado"/>
            </w:pPr>
            <w:r>
              <w:t>1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7546F19B" w14:textId="77777777" w:rsidR="0070115F" w:rsidRPr="007E0D87" w:rsidRDefault="0070115F" w:rsidP="00FB07B7">
            <w:pPr>
              <w:pStyle w:val="TF-TEXTOQUADROCentralizado"/>
            </w:pPr>
            <w:r>
              <w:t>2</w:t>
            </w: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6A6A6"/>
          </w:tcPr>
          <w:p w14:paraId="3DAFCEC8" w14:textId="77777777" w:rsidR="0070115F" w:rsidRPr="007E0D87" w:rsidRDefault="0070115F" w:rsidP="00FB07B7">
            <w:pPr>
              <w:pStyle w:val="TF-TEXTOQUADROCentralizado"/>
            </w:pPr>
            <w:r>
              <w:t>1</w:t>
            </w: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6A6A6"/>
          </w:tcPr>
          <w:p w14:paraId="1C9C91B8" w14:textId="77777777" w:rsidR="0070115F" w:rsidRPr="007E0D87" w:rsidRDefault="0070115F" w:rsidP="00FB07B7">
            <w:pPr>
              <w:pStyle w:val="TF-TEXTOQUADROCentralizado"/>
            </w:pPr>
            <w:r>
              <w:t>2</w:t>
            </w:r>
          </w:p>
        </w:tc>
      </w:tr>
      <w:tr w:rsidR="0070115F" w:rsidRPr="007E0D87" w14:paraId="52307F07" w14:textId="77777777" w:rsidTr="005F3CE5">
        <w:trPr>
          <w:trHeight w:val="268"/>
          <w:jc w:val="center"/>
        </w:trPr>
        <w:tc>
          <w:tcPr>
            <w:tcW w:w="5511" w:type="dxa"/>
            <w:tcBorders>
              <w:left w:val="single" w:sz="4" w:space="0" w:color="auto"/>
            </w:tcBorders>
          </w:tcPr>
          <w:p w14:paraId="335DDCD4" w14:textId="77777777" w:rsidR="0070115F" w:rsidRPr="007E0D87" w:rsidRDefault="0070115F" w:rsidP="00FB07B7">
            <w:pPr>
              <w:pStyle w:val="TF-TEXTOQUADRO"/>
              <w:rPr>
                <w:bCs/>
              </w:rPr>
            </w:pPr>
            <w:r>
              <w:t>levantamento bibliográfico</w:t>
            </w:r>
          </w:p>
        </w:tc>
        <w:tc>
          <w:tcPr>
            <w:tcW w:w="242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32ED8071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5C653735" w14:textId="77777777" w:rsidR="0070115F" w:rsidRPr="005F3CE5" w:rsidRDefault="0070115F" w:rsidP="00FB07B7">
            <w:pPr>
              <w:pStyle w:val="TF-TEXTOQUADROCentralizado"/>
              <w:rPr>
                <w:highlight w:val="yellow"/>
              </w:rPr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3203C30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555D7DB1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7EABD832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219201C2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795A323C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144621E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6190844C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65" w:type="dxa"/>
            <w:shd w:val="clear" w:color="auto" w:fill="auto"/>
          </w:tcPr>
          <w:p w14:paraId="0030337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543376F5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5567723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7C958EB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09090B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50CAA1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21E67752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217C5065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924F0BC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</w:tcPr>
          <w:p w14:paraId="59341F0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</w:tcPr>
          <w:p w14:paraId="3F985638" w14:textId="77777777" w:rsidR="0070115F" w:rsidRPr="007E0D87" w:rsidRDefault="0070115F" w:rsidP="00FB07B7">
            <w:pPr>
              <w:pStyle w:val="TF-TEXTOQUADROCentralizado"/>
            </w:pPr>
          </w:p>
        </w:tc>
      </w:tr>
      <w:tr w:rsidR="0070115F" w:rsidRPr="007E0D87" w14:paraId="7EBECFC7" w14:textId="77777777" w:rsidTr="005F3CE5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</w:tcBorders>
          </w:tcPr>
          <w:p w14:paraId="298623D5" w14:textId="00426A35" w:rsidR="0070115F" w:rsidRPr="007E0D87" w:rsidRDefault="005F3CE5" w:rsidP="00FB07B7">
            <w:pPr>
              <w:pStyle w:val="TF-TEXTOQUADRO"/>
            </w:pPr>
            <w:r>
              <w:t>Levantamento de requisitos</w:t>
            </w:r>
          </w:p>
        </w:tc>
        <w:tc>
          <w:tcPr>
            <w:tcW w:w="242" w:type="dxa"/>
            <w:tcBorders>
              <w:top w:val="single" w:sz="4" w:space="0" w:color="auto"/>
            </w:tcBorders>
            <w:shd w:val="clear" w:color="auto" w:fill="3B3838" w:themeFill="background2" w:themeFillShade="40"/>
          </w:tcPr>
          <w:p w14:paraId="1A1978A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top w:val="single" w:sz="4" w:space="0" w:color="auto"/>
            </w:tcBorders>
            <w:shd w:val="clear" w:color="auto" w:fill="3B3838" w:themeFill="background2" w:themeFillShade="40"/>
          </w:tcPr>
          <w:p w14:paraId="5E35483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top w:val="single" w:sz="4" w:space="0" w:color="auto"/>
            </w:tcBorders>
            <w:shd w:val="clear" w:color="auto" w:fill="3B3838" w:themeFill="background2" w:themeFillShade="40"/>
          </w:tcPr>
          <w:p w14:paraId="3D20921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top w:val="single" w:sz="4" w:space="0" w:color="auto"/>
            </w:tcBorders>
            <w:shd w:val="clear" w:color="auto" w:fill="auto"/>
          </w:tcPr>
          <w:p w14:paraId="25915EF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top w:val="single" w:sz="4" w:space="0" w:color="auto"/>
            </w:tcBorders>
            <w:shd w:val="clear" w:color="auto" w:fill="auto"/>
          </w:tcPr>
          <w:p w14:paraId="54F4DEB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top w:val="single" w:sz="4" w:space="0" w:color="auto"/>
            </w:tcBorders>
            <w:shd w:val="clear" w:color="auto" w:fill="auto"/>
          </w:tcPr>
          <w:p w14:paraId="5110895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top w:val="single" w:sz="4" w:space="0" w:color="auto"/>
            </w:tcBorders>
            <w:shd w:val="clear" w:color="auto" w:fill="auto"/>
          </w:tcPr>
          <w:p w14:paraId="0271A24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top w:val="single" w:sz="4" w:space="0" w:color="auto"/>
            </w:tcBorders>
            <w:shd w:val="clear" w:color="auto" w:fill="auto"/>
          </w:tcPr>
          <w:p w14:paraId="5C6C39B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top w:val="single" w:sz="4" w:space="0" w:color="auto"/>
            </w:tcBorders>
            <w:shd w:val="clear" w:color="auto" w:fill="auto"/>
          </w:tcPr>
          <w:p w14:paraId="3EEE0D5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65" w:type="dxa"/>
            <w:shd w:val="clear" w:color="auto" w:fill="auto"/>
          </w:tcPr>
          <w:p w14:paraId="4D82FC3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5122DC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5742CA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24E1BCF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31B0F5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402884F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6D8234C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72F8B7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607021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</w:tcPr>
          <w:p w14:paraId="45E90C3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</w:tcPr>
          <w:p w14:paraId="18869996" w14:textId="77777777" w:rsidR="0070115F" w:rsidRPr="007E0D87" w:rsidRDefault="0070115F" w:rsidP="00FB07B7">
            <w:pPr>
              <w:pStyle w:val="TF-TEXTOQUADROCentralizado"/>
            </w:pPr>
          </w:p>
        </w:tc>
      </w:tr>
      <w:tr w:rsidR="0070115F" w:rsidRPr="007E0D87" w14:paraId="3D11E695" w14:textId="77777777" w:rsidTr="005F3CE5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</w:tcBorders>
          </w:tcPr>
          <w:p w14:paraId="7935FFA6" w14:textId="00EB764B" w:rsidR="0070115F" w:rsidRPr="007E0D87" w:rsidRDefault="005F3CE5" w:rsidP="00FB07B7">
            <w:pPr>
              <w:pStyle w:val="TF-TEXTOQUADRO"/>
            </w:pPr>
            <w:r>
              <w:t>Planejar o mapa</w:t>
            </w:r>
          </w:p>
        </w:tc>
        <w:tc>
          <w:tcPr>
            <w:tcW w:w="242" w:type="dxa"/>
            <w:tcBorders>
              <w:bottom w:val="single" w:sz="4" w:space="0" w:color="auto"/>
            </w:tcBorders>
          </w:tcPr>
          <w:p w14:paraId="279D74F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5E9D3D1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513C690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1595FFB2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367F1473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44404FE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724524E1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61A4CA2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09EBB16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65" w:type="dxa"/>
            <w:shd w:val="clear" w:color="auto" w:fill="auto"/>
          </w:tcPr>
          <w:p w14:paraId="32018C9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07B645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8C4E4C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548A50BC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59480D7B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C3A0D4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A1C8F0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54A89DEB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63BF230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</w:tcPr>
          <w:p w14:paraId="36B08C0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</w:tcPr>
          <w:p w14:paraId="2DF8CE5F" w14:textId="77777777" w:rsidR="0070115F" w:rsidRPr="007E0D87" w:rsidRDefault="0070115F" w:rsidP="00FB07B7">
            <w:pPr>
              <w:pStyle w:val="TF-TEXTOQUADROCentralizado"/>
            </w:pPr>
          </w:p>
        </w:tc>
      </w:tr>
      <w:tr w:rsidR="005F3CE5" w:rsidRPr="007E0D87" w14:paraId="2373F2CF" w14:textId="77777777" w:rsidTr="005F3CE5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</w:tcBorders>
          </w:tcPr>
          <w:p w14:paraId="72C7B453" w14:textId="74E78B70" w:rsidR="0070115F" w:rsidRPr="007E0D87" w:rsidRDefault="00786A68" w:rsidP="00FB07B7">
            <w:pPr>
              <w:pStyle w:val="TF-TEXTOQUADRO"/>
            </w:pPr>
            <w:r>
              <w:t xml:space="preserve">Selecionar </w:t>
            </w:r>
            <w:proofErr w:type="spellStart"/>
            <w:r>
              <w:t>assets</w:t>
            </w:r>
            <w:proofErr w:type="spellEnd"/>
            <w:r>
              <w:t xml:space="preserve"> que serão utilizados</w:t>
            </w:r>
          </w:p>
        </w:tc>
        <w:tc>
          <w:tcPr>
            <w:tcW w:w="242" w:type="dxa"/>
          </w:tcPr>
          <w:p w14:paraId="725DB7F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106709C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5BEDB2D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48F29C6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3B3838" w:themeFill="background2" w:themeFillShade="40"/>
          </w:tcPr>
          <w:p w14:paraId="1E66DB0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3B3838" w:themeFill="background2" w:themeFillShade="40"/>
          </w:tcPr>
          <w:p w14:paraId="6AEDA3E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39B611F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18DBEF0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486C844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65" w:type="dxa"/>
            <w:shd w:val="clear" w:color="auto" w:fill="auto"/>
          </w:tcPr>
          <w:p w14:paraId="061C6BB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B5E35D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844161B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2710C89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49EC77A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FB785A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E9044A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4FA63F03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7CC447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</w:tcPr>
          <w:p w14:paraId="326B2BB3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</w:tcPr>
          <w:p w14:paraId="54783AC8" w14:textId="77777777" w:rsidR="0070115F" w:rsidRPr="007E0D87" w:rsidRDefault="0070115F" w:rsidP="00FB07B7">
            <w:pPr>
              <w:pStyle w:val="TF-TEXTOQUADROCentralizado"/>
            </w:pPr>
          </w:p>
        </w:tc>
      </w:tr>
      <w:tr w:rsidR="005F3CE5" w:rsidRPr="007E0D87" w14:paraId="45BDE75E" w14:textId="77777777" w:rsidTr="005F3CE5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  <w:bottom w:val="single" w:sz="4" w:space="0" w:color="auto"/>
            </w:tcBorders>
          </w:tcPr>
          <w:p w14:paraId="3236B51C" w14:textId="63873A87" w:rsidR="0070115F" w:rsidRDefault="005F3CE5" w:rsidP="00FB07B7">
            <w:pPr>
              <w:pStyle w:val="TF-TEXTOQUADRO"/>
            </w:pPr>
            <w:r>
              <w:t>Implement</w:t>
            </w:r>
            <w:r w:rsidR="00786A68">
              <w:t>ar o ambiente 3D</w:t>
            </w:r>
          </w:p>
        </w:tc>
        <w:tc>
          <w:tcPr>
            <w:tcW w:w="242" w:type="dxa"/>
            <w:tcBorders>
              <w:bottom w:val="single" w:sz="4" w:space="0" w:color="auto"/>
            </w:tcBorders>
          </w:tcPr>
          <w:p w14:paraId="77CEB8B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5090C0C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5C41A2E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5D148D9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7888500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2073715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07CFEB0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4E79206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17DCB842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65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09956F3B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44D8E733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502A754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7E21843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7C9724C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56328AA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6BFEEA1C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2D68172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D4D0B1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</w:tcPr>
          <w:p w14:paraId="5FAE1AC2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</w:tcPr>
          <w:p w14:paraId="35457C4A" w14:textId="77777777" w:rsidR="0070115F" w:rsidRPr="007E0D87" w:rsidRDefault="0070115F" w:rsidP="00FB07B7">
            <w:pPr>
              <w:pStyle w:val="TF-TEXTOQUADROCentralizado"/>
            </w:pPr>
          </w:p>
        </w:tc>
      </w:tr>
      <w:tr w:rsidR="005F3CE5" w:rsidRPr="007E0D87" w14:paraId="33634397" w14:textId="77777777" w:rsidTr="009217F6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  <w:bottom w:val="single" w:sz="4" w:space="0" w:color="auto"/>
            </w:tcBorders>
          </w:tcPr>
          <w:p w14:paraId="06AE6DFA" w14:textId="6A590F64" w:rsidR="00786A68" w:rsidRDefault="00786A68" w:rsidP="00FB07B7">
            <w:pPr>
              <w:pStyle w:val="TF-TEXTOQUADRO"/>
            </w:pPr>
            <w:r>
              <w:t>Selecionar as leis que estarão em vigor no aplicativo</w:t>
            </w:r>
          </w:p>
        </w:tc>
        <w:tc>
          <w:tcPr>
            <w:tcW w:w="242" w:type="dxa"/>
            <w:tcBorders>
              <w:bottom w:val="single" w:sz="4" w:space="0" w:color="auto"/>
            </w:tcBorders>
          </w:tcPr>
          <w:p w14:paraId="6CBDC81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47B20401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135078B3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113338CE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7516FF24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0E46ECC9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51F6934A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7B7D678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14F9AA98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65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49124922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5D8C74DE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706C487B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5257CBD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A2F216D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4D220001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2C67030D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6ECD7A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4719D18C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</w:tcPr>
          <w:p w14:paraId="4488C452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</w:tcPr>
          <w:p w14:paraId="4DE05D2C" w14:textId="77777777" w:rsidR="005F3CE5" w:rsidRPr="007E0D87" w:rsidRDefault="005F3CE5" w:rsidP="00FB07B7">
            <w:pPr>
              <w:pStyle w:val="TF-TEXTOQUADROCentralizado"/>
            </w:pPr>
          </w:p>
        </w:tc>
      </w:tr>
      <w:tr w:rsidR="005F3CE5" w:rsidRPr="007E0D87" w14:paraId="782C68AD" w14:textId="77777777" w:rsidTr="009217F6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</w:tcBorders>
          </w:tcPr>
          <w:p w14:paraId="2161DBBD" w14:textId="79E94F75" w:rsidR="0070115F" w:rsidRDefault="005F3CE5" w:rsidP="00FB07B7">
            <w:pPr>
              <w:pStyle w:val="TF-TEXTOQUADRO"/>
            </w:pPr>
            <w:r>
              <w:t>Implemen</w:t>
            </w:r>
            <w:r w:rsidR="00786A68">
              <w:t xml:space="preserve">tar o </w:t>
            </w:r>
            <w:r w:rsidR="00C81495">
              <w:t>código</w:t>
            </w:r>
          </w:p>
        </w:tc>
        <w:tc>
          <w:tcPr>
            <w:tcW w:w="242" w:type="dxa"/>
          </w:tcPr>
          <w:p w14:paraId="4237AC4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6CD9696C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6BAE4C91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18BC4C1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0ABFDA1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7D1F3025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308702B0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467EEE8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0E91B405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65" w:type="dxa"/>
            <w:shd w:val="clear" w:color="auto" w:fill="auto"/>
          </w:tcPr>
          <w:p w14:paraId="06B3EAC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3F42884B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7673815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48357CC9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4700FBD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BCB4D1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15A26BB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4A8C9B91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F38D60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</w:tcPr>
          <w:p w14:paraId="1277A7E8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</w:tcPr>
          <w:p w14:paraId="13712F33" w14:textId="77777777" w:rsidR="0070115F" w:rsidRPr="007E0D87" w:rsidRDefault="0070115F" w:rsidP="00FB07B7">
            <w:pPr>
              <w:pStyle w:val="TF-TEXTOQUADROCentralizado"/>
            </w:pPr>
          </w:p>
        </w:tc>
      </w:tr>
      <w:tr w:rsidR="005F3CE5" w:rsidRPr="007E0D87" w14:paraId="7004703F" w14:textId="77777777" w:rsidTr="009217F6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</w:tcBorders>
          </w:tcPr>
          <w:p w14:paraId="5AB8BB0B" w14:textId="5F3815A0" w:rsidR="005F3CE5" w:rsidRDefault="005F3CE5" w:rsidP="00FB07B7">
            <w:pPr>
              <w:pStyle w:val="TF-TEXTOQUADRO"/>
            </w:pPr>
            <w:r>
              <w:t xml:space="preserve">Implementar as leis de </w:t>
            </w:r>
            <w:proofErr w:type="gramStart"/>
            <w:r>
              <w:t>transito</w:t>
            </w:r>
            <w:proofErr w:type="gramEnd"/>
          </w:p>
        </w:tc>
        <w:tc>
          <w:tcPr>
            <w:tcW w:w="242" w:type="dxa"/>
          </w:tcPr>
          <w:p w14:paraId="7BEC7B1F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3A3C4435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3511671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77ADB6C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5E49B1B4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4C333642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63B56315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40A7060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62A0105D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65" w:type="dxa"/>
            <w:shd w:val="clear" w:color="auto" w:fill="auto"/>
          </w:tcPr>
          <w:p w14:paraId="31A0B25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7CE6F61E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437CCB6B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25949EB7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519999F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0CB4572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7D800C0A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45AE78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E70DE51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6B0D8CB6" w14:textId="77777777" w:rsidR="0070115F" w:rsidRPr="007E0D87" w:rsidRDefault="0070115F" w:rsidP="00FB07B7">
            <w:pPr>
              <w:pStyle w:val="TF-TEXTOQUADROCentralizado"/>
            </w:pPr>
          </w:p>
        </w:tc>
        <w:tc>
          <w:tcPr>
            <w:tcW w:w="254" w:type="dxa"/>
          </w:tcPr>
          <w:p w14:paraId="01DC004E" w14:textId="77777777" w:rsidR="0070115F" w:rsidRPr="007E0D87" w:rsidRDefault="0070115F" w:rsidP="00FB07B7">
            <w:pPr>
              <w:pStyle w:val="TF-TEXTOQUADROCentralizado"/>
            </w:pPr>
          </w:p>
        </w:tc>
      </w:tr>
      <w:tr w:rsidR="005F3CE5" w:rsidRPr="007E0D87" w14:paraId="63178E14" w14:textId="77777777" w:rsidTr="009217F6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</w:tcBorders>
          </w:tcPr>
          <w:p w14:paraId="72F28A06" w14:textId="78677082" w:rsidR="005F3CE5" w:rsidRDefault="009217F6" w:rsidP="00FB07B7">
            <w:pPr>
              <w:pStyle w:val="TF-TEXTOQUADRO"/>
            </w:pPr>
            <w:r>
              <w:t>Testes</w:t>
            </w:r>
          </w:p>
        </w:tc>
        <w:tc>
          <w:tcPr>
            <w:tcW w:w="242" w:type="dxa"/>
          </w:tcPr>
          <w:p w14:paraId="5DA5F99F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436622E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4055BF1A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3491115A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3C53796B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6965E1E6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04982134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shd w:val="clear" w:color="auto" w:fill="auto"/>
          </w:tcPr>
          <w:p w14:paraId="5B3E89E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shd w:val="clear" w:color="auto" w:fill="auto"/>
          </w:tcPr>
          <w:p w14:paraId="093D3DBC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65" w:type="dxa"/>
            <w:shd w:val="clear" w:color="auto" w:fill="auto"/>
          </w:tcPr>
          <w:p w14:paraId="0D760E78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515DBC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29D0E0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4E2FE6E1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1EB91264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3D035933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4481CF52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42FB55CE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3B3838" w:themeFill="background2" w:themeFillShade="40"/>
          </w:tcPr>
          <w:p w14:paraId="3F179195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shd w:val="clear" w:color="auto" w:fill="auto"/>
          </w:tcPr>
          <w:p w14:paraId="0638E17E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</w:tcPr>
          <w:p w14:paraId="4F2F4283" w14:textId="77777777" w:rsidR="005F3CE5" w:rsidRPr="007E0D87" w:rsidRDefault="005F3CE5" w:rsidP="00FB07B7">
            <w:pPr>
              <w:pStyle w:val="TF-TEXTOQUADROCentralizado"/>
            </w:pPr>
          </w:p>
        </w:tc>
      </w:tr>
      <w:tr w:rsidR="005F3CE5" w:rsidRPr="007E0D87" w14:paraId="1757238E" w14:textId="77777777" w:rsidTr="005F3CE5">
        <w:trPr>
          <w:trHeight w:val="253"/>
          <w:jc w:val="center"/>
        </w:trPr>
        <w:tc>
          <w:tcPr>
            <w:tcW w:w="5511" w:type="dxa"/>
            <w:tcBorders>
              <w:left w:val="single" w:sz="4" w:space="0" w:color="auto"/>
              <w:bottom w:val="single" w:sz="4" w:space="0" w:color="auto"/>
            </w:tcBorders>
          </w:tcPr>
          <w:p w14:paraId="429C3DAA" w14:textId="02894244" w:rsidR="005F3CE5" w:rsidRDefault="009217F6" w:rsidP="00FB07B7">
            <w:pPr>
              <w:pStyle w:val="TF-TEXTOQUADRO"/>
            </w:pPr>
            <w:r>
              <w:t>Avaliar satisfação com professores e alunos</w:t>
            </w:r>
          </w:p>
        </w:tc>
        <w:tc>
          <w:tcPr>
            <w:tcW w:w="242" w:type="dxa"/>
            <w:tcBorders>
              <w:bottom w:val="single" w:sz="4" w:space="0" w:color="auto"/>
            </w:tcBorders>
          </w:tcPr>
          <w:p w14:paraId="7EF68908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52F3F5C9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7428FFDA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63EC343F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779D3E02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6660CCDC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2A9FF0C2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auto"/>
          </w:tcPr>
          <w:p w14:paraId="54E41E56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2" w:type="dxa"/>
            <w:tcBorders>
              <w:bottom w:val="single" w:sz="4" w:space="0" w:color="auto"/>
            </w:tcBorders>
            <w:shd w:val="clear" w:color="auto" w:fill="auto"/>
          </w:tcPr>
          <w:p w14:paraId="4E6CBD9B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65" w:type="dxa"/>
            <w:tcBorders>
              <w:bottom w:val="single" w:sz="4" w:space="0" w:color="auto"/>
            </w:tcBorders>
            <w:shd w:val="clear" w:color="auto" w:fill="auto"/>
          </w:tcPr>
          <w:p w14:paraId="3CB2C085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309086A8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338ABACA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6C2CB677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A60E054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418ABBF9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25A27E9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57B9D110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auto"/>
          </w:tcPr>
          <w:p w14:paraId="0E962E3B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3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327848A1" w14:textId="77777777" w:rsidR="005F3CE5" w:rsidRPr="007E0D87" w:rsidRDefault="005F3CE5" w:rsidP="00FB07B7">
            <w:pPr>
              <w:pStyle w:val="TF-TEXTOQUADROCentralizado"/>
            </w:pPr>
          </w:p>
        </w:tc>
        <w:tc>
          <w:tcPr>
            <w:tcW w:w="25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4B870EFF" w14:textId="77777777" w:rsidR="005F3CE5" w:rsidRPr="007E0D87" w:rsidRDefault="005F3CE5" w:rsidP="00FB07B7">
            <w:pPr>
              <w:pStyle w:val="TF-TEXTOQUADROCentralizado"/>
            </w:pPr>
          </w:p>
        </w:tc>
      </w:tr>
    </w:tbl>
    <w:p w14:paraId="7CFC035D" w14:textId="79279D6E" w:rsidR="009D3713" w:rsidRPr="009D3713" w:rsidRDefault="0070115F" w:rsidP="00786A68">
      <w:pPr>
        <w:pStyle w:val="TF-FONTE"/>
      </w:pPr>
      <w:r>
        <w:t>Fonte: elaborado pelo autor.</w:t>
      </w:r>
    </w:p>
    <w:p w14:paraId="7D9EEAE5" w14:textId="77777777" w:rsidR="00A307C7" w:rsidRPr="002E18F5" w:rsidRDefault="0037046F" w:rsidP="008B35FB">
      <w:pPr>
        <w:pStyle w:val="Ttulo1"/>
      </w:pPr>
      <w:commentRangeStart w:id="127"/>
      <w:commentRangeStart w:id="128"/>
      <w:r w:rsidRPr="002E18F5">
        <w:t xml:space="preserve">REVISÃO </w:t>
      </w:r>
      <w:commentRangeEnd w:id="127"/>
      <w:r w:rsidR="009E7DF9">
        <w:rPr>
          <w:rStyle w:val="Refdecomentrio"/>
          <w:b w:val="0"/>
          <w:caps w:val="0"/>
        </w:rPr>
        <w:commentReference w:id="127"/>
      </w:r>
      <w:commentRangeEnd w:id="128"/>
      <w:r w:rsidR="009E7DF9">
        <w:rPr>
          <w:rStyle w:val="Refdecomentrio"/>
          <w:b w:val="0"/>
          <w:caps w:val="0"/>
        </w:rPr>
        <w:commentReference w:id="128"/>
      </w:r>
      <w:commentRangeStart w:id="129"/>
      <w:r w:rsidRPr="002E18F5">
        <w:t>BIBLIOGRÁFICA</w:t>
      </w:r>
      <w:commentRangeEnd w:id="129"/>
      <w:r w:rsidR="008B35FB">
        <w:rPr>
          <w:rStyle w:val="Refdecomentrio"/>
          <w:b w:val="0"/>
          <w:caps w:val="0"/>
        </w:rPr>
        <w:commentReference w:id="129"/>
      </w:r>
    </w:p>
    <w:p w14:paraId="0E9926A3" w14:textId="1E749F83" w:rsidR="0037046F" w:rsidRDefault="00D8358A" w:rsidP="00956BF8">
      <w:pPr>
        <w:pStyle w:val="Ttulo2"/>
      </w:pPr>
      <w:r>
        <w:t>jogo de simulação</w:t>
      </w:r>
    </w:p>
    <w:p w14:paraId="3177BE84" w14:textId="7D8ADDBB" w:rsidR="003650E7" w:rsidRPr="002E18F5" w:rsidRDefault="003C589C" w:rsidP="003650E7">
      <w:pPr>
        <w:pStyle w:val="TF-TEXTO"/>
      </w:pPr>
      <w:r>
        <w:t>De acordo com a Bruna, criadora do site seugame.com “A principal caraterística dos jogos de simulação é a de simular atividades da vida real”</w:t>
      </w:r>
      <w:r w:rsidR="009217F6">
        <w:t>, podendo ser algo mais complexo, como um</w:t>
      </w:r>
      <w:r>
        <w:t xml:space="preserve"> jogo de</w:t>
      </w:r>
      <w:r w:rsidR="009217F6">
        <w:t xml:space="preserve"> simulador de avião ou até </w:t>
      </w:r>
      <w:proofErr w:type="gramStart"/>
      <w:r w:rsidR="009217F6">
        <w:t>mesmo  algo</w:t>
      </w:r>
      <w:proofErr w:type="gramEnd"/>
      <w:r w:rsidR="009217F6">
        <w:t xml:space="preserve"> mais simples</w:t>
      </w:r>
      <w:r w:rsidR="003650E7">
        <w:t>(e até sem utilidade)</w:t>
      </w:r>
      <w:r w:rsidR="009217F6">
        <w:t xml:space="preserve">, como um </w:t>
      </w:r>
      <w:r>
        <w:t xml:space="preserve">jogo de </w:t>
      </w:r>
      <w:r w:rsidR="009217F6">
        <w:t>simulador de pedra</w:t>
      </w:r>
      <w:r w:rsidR="00D8358A">
        <w:t>.</w:t>
      </w:r>
      <w:r w:rsidR="003650E7">
        <w:t xml:space="preserve"> </w:t>
      </w:r>
      <w:r w:rsidR="00D8358A">
        <w:t xml:space="preserve">De acordo com o </w:t>
      </w:r>
      <w:r w:rsidR="00D8358A">
        <w:lastRenderedPageBreak/>
        <w:t xml:space="preserve">jornalista Danilo Souza, colunista do jornal informativo da </w:t>
      </w:r>
      <w:r w:rsidR="00CC72B4">
        <w:t>Universidade São Paulo (</w:t>
      </w:r>
      <w:r w:rsidR="00D8358A">
        <w:t>USP</w:t>
      </w:r>
      <w:r w:rsidR="00CC72B4">
        <w:t>)</w:t>
      </w:r>
      <w:r w:rsidR="00D8358A">
        <w:t xml:space="preserve"> “Coruja informática” o primeiro jogo de simulação foi feito em 1947, por Thomas T. Goldsmith Jr. E </w:t>
      </w:r>
      <w:proofErr w:type="spellStart"/>
      <w:r w:rsidR="00D8358A">
        <w:t>Estle</w:t>
      </w:r>
      <w:proofErr w:type="spellEnd"/>
      <w:r w:rsidR="00D8358A">
        <w:t xml:space="preserve"> Ray Mann e se tratava de algo simples, com alguns botões e simulava um míssil sendo lançado em um alvo, por</w:t>
      </w:r>
      <w:r w:rsidR="00422681">
        <w:t>é</w:t>
      </w:r>
      <w:r w:rsidR="00D8358A">
        <w:t>m, hoje em dia já evoluímos muito e temos uma variedade enorme de simuladores disponíveis, dos mais simples aos mais complexos.</w:t>
      </w:r>
    </w:p>
    <w:p w14:paraId="4D327FD7" w14:textId="790AEE2B" w:rsidR="00956BF8" w:rsidRPr="00956BF8" w:rsidRDefault="00D8358A" w:rsidP="00956BF8">
      <w:pPr>
        <w:pStyle w:val="Ttulo2"/>
      </w:pPr>
      <w:bookmarkStart w:id="130" w:name="_Hlk147152629"/>
      <w:commentRangeStart w:id="131"/>
      <w:r>
        <w:t xml:space="preserve">Realidade </w:t>
      </w:r>
      <w:r w:rsidR="00031D06">
        <w:t>aumentada</w:t>
      </w:r>
      <w:commentRangeEnd w:id="131"/>
      <w:r w:rsidR="008B35FB">
        <w:rPr>
          <w:rStyle w:val="Refdecomentrio"/>
          <w:caps w:val="0"/>
          <w:color w:val="auto"/>
        </w:rPr>
        <w:commentReference w:id="131"/>
      </w:r>
    </w:p>
    <w:bookmarkEnd w:id="130"/>
    <w:p w14:paraId="70ED76BC" w14:textId="2D361021" w:rsidR="00D8358A" w:rsidRDefault="00031D06" w:rsidP="00956BF8">
      <w:pPr>
        <w:pStyle w:val="TF-TEXTO"/>
      </w:pPr>
      <w:r>
        <w:t xml:space="preserve">De acordo com a o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BRAsileiro</w:t>
      </w:r>
      <w:proofErr w:type="spellEnd"/>
      <w:r>
        <w:t xml:space="preserve"> de Apoio</w:t>
      </w:r>
      <w:ins w:id="132" w:author="Dalton Solano dos Reis" w:date="2023-10-23T10:59:00Z">
        <w:r w:rsidR="008B35FB">
          <w:t xml:space="preserve"> às</w:t>
        </w:r>
      </w:ins>
      <w:del w:id="133" w:author="Dalton Solano dos Reis" w:date="2023-10-23T11:00:00Z">
        <w:r w:rsidDel="008B35FB">
          <w:delText xml:space="preserve"> ás</w:delText>
        </w:r>
      </w:del>
      <w:r>
        <w:t xml:space="preserve"> micro e pequenas Empresa (SEBRAE) a </w:t>
      </w:r>
      <w:r w:rsidR="00956BF8">
        <w:t>R</w:t>
      </w:r>
      <w:r>
        <w:t xml:space="preserve">ealidade </w:t>
      </w:r>
      <w:r w:rsidR="00956BF8">
        <w:t>A</w:t>
      </w:r>
      <w:r>
        <w:t>umenta</w:t>
      </w:r>
      <w:r w:rsidR="00956BF8">
        <w:t xml:space="preserve">da </w:t>
      </w:r>
      <w:r>
        <w:t>(RA) “</w:t>
      </w:r>
      <w:r w:rsidRPr="00031D06">
        <w:t>mistura o virtual com o real, fazendo com que o usuário, por meio de dispositivos eletrônicos, perceba objetos virtuais no contexto real.</w:t>
      </w:r>
      <w:r>
        <w:t>”</w:t>
      </w:r>
      <w:r w:rsidR="00956BF8">
        <w:t xml:space="preserve">, </w:t>
      </w:r>
      <w:proofErr w:type="gramStart"/>
      <w:r w:rsidR="00956BF8">
        <w:t>e também</w:t>
      </w:r>
      <w:proofErr w:type="gramEnd"/>
      <w:r w:rsidR="00956BF8">
        <w:t xml:space="preserve"> de acordo com o SEBRAE o uso da RA já é presente em diversas áreas da tecnologia, abrangendo a parte do ensino de línguas, games, tours on-line, decoração de espaços e segmento de vendas.</w:t>
      </w:r>
    </w:p>
    <w:p w14:paraId="335FDA43" w14:textId="7C456B1E" w:rsidR="00956BF8" w:rsidRPr="002E18F5" w:rsidRDefault="00956BF8" w:rsidP="00956BF8">
      <w:pPr>
        <w:pStyle w:val="Ttulo2"/>
      </w:pPr>
      <w:r>
        <w:t>LEIS DE TRÂNSITO</w:t>
      </w:r>
    </w:p>
    <w:p w14:paraId="58074A65" w14:textId="476BE211" w:rsidR="00031D06" w:rsidRPr="00031D06" w:rsidRDefault="00FD1A7F" w:rsidP="00031D06">
      <w:pPr>
        <w:pStyle w:val="TF-TEXTO"/>
      </w:pPr>
      <w:commentRangeStart w:id="134"/>
      <w:r>
        <w:t xml:space="preserve">As leis de trânsito </w:t>
      </w:r>
      <w:commentRangeEnd w:id="134"/>
      <w:r w:rsidR="008B35FB">
        <w:rPr>
          <w:rStyle w:val="Refdecomentrio"/>
        </w:rPr>
        <w:commentReference w:id="134"/>
      </w:r>
      <w:r>
        <w:t xml:space="preserve">existem no Brasil desde o ano de 1910 de acordo com </w:t>
      </w:r>
      <w:commentRangeStart w:id="135"/>
      <w:r>
        <w:t xml:space="preserve">o site portaldotransito.com </w:t>
      </w:r>
      <w:commentRangeEnd w:id="135"/>
      <w:r w:rsidR="009E7DF9">
        <w:rPr>
          <w:rStyle w:val="Refdecomentrio"/>
        </w:rPr>
        <w:commentReference w:id="135"/>
      </w:r>
      <w:r>
        <w:t xml:space="preserve">e tem impactado a vida de todos os brasileiros que têm contato direto com trânsito, e atualmente </w:t>
      </w:r>
      <w:commentRangeStart w:id="136"/>
      <w:r>
        <w:t>“</w:t>
      </w:r>
      <w:r w:rsidRPr="00FD1A7F">
        <w:t xml:space="preserve">O trânsito </w:t>
      </w:r>
      <w:commentRangeEnd w:id="136"/>
      <w:r w:rsidR="008B35FB">
        <w:rPr>
          <w:rStyle w:val="Refdecomentrio"/>
        </w:rPr>
        <w:commentReference w:id="136"/>
      </w:r>
      <w:r w:rsidRPr="00FD1A7F">
        <w:t>brasileiro é regulamentado pela Lei 9.503/97 – Código de Trânsito Brasileiro – CTB, e pelas Resoluções complementares. Além do CTB e das Resoluções, os Estados complementam a legislação por meio de Portarias e Decretos. Os órgãos de trânsito municipais também têm autonomia para normatizar detalhes do trânsito, que não são os mesmos em todas as cidades, exigindo atenção por parte dos condutores.</w:t>
      </w:r>
      <w:r>
        <w:t>”</w:t>
      </w:r>
    </w:p>
    <w:p w14:paraId="2FF7A3FB" w14:textId="77777777" w:rsidR="00031D06" w:rsidRPr="00031D06" w:rsidRDefault="00031D06" w:rsidP="00031D06">
      <w:pPr>
        <w:pStyle w:val="TF-TEXTO"/>
      </w:pPr>
    </w:p>
    <w:p w14:paraId="643A0748" w14:textId="77777777" w:rsidR="00D8358A" w:rsidRPr="002E18F5" w:rsidRDefault="00D8358A" w:rsidP="0037046F">
      <w:pPr>
        <w:pStyle w:val="TF-TEXTO"/>
      </w:pPr>
    </w:p>
    <w:p w14:paraId="6FEAE5C1" w14:textId="77777777" w:rsidR="00451B94" w:rsidRPr="002E18F5" w:rsidRDefault="00451B94" w:rsidP="00F83A19">
      <w:pPr>
        <w:pStyle w:val="TF-refernciasbibliogrficasTTULO"/>
      </w:pPr>
      <w:bookmarkStart w:id="137" w:name="_Toc351015602"/>
      <w:bookmarkEnd w:id="111"/>
      <w:bookmarkEnd w:id="112"/>
      <w:bookmarkEnd w:id="113"/>
      <w:bookmarkEnd w:id="114"/>
      <w:bookmarkEnd w:id="115"/>
      <w:bookmarkEnd w:id="116"/>
      <w:bookmarkEnd w:id="117"/>
      <w:commentRangeStart w:id="138"/>
      <w:r w:rsidRPr="002E18F5">
        <w:t>Referências</w:t>
      </w:r>
      <w:bookmarkEnd w:id="137"/>
      <w:commentRangeEnd w:id="138"/>
      <w:r w:rsidR="009E7DF9">
        <w:rPr>
          <w:rStyle w:val="Refdecomentrio"/>
          <w:b w:val="0"/>
          <w:caps w:val="0"/>
        </w:rPr>
        <w:commentReference w:id="138"/>
      </w:r>
    </w:p>
    <w:p w14:paraId="38E1D5BF" w14:textId="3439793E" w:rsidR="00D37684" w:rsidRDefault="00D37684" w:rsidP="00CC753A">
      <w:pPr>
        <w:pStyle w:val="TF-refernciasITEM"/>
      </w:pPr>
      <w:r>
        <w:t>ALVES,</w:t>
      </w:r>
      <w:r>
        <w:tab/>
        <w:t xml:space="preserve"> Patrícia Raquel de Jesus Araújo.</w:t>
      </w:r>
      <w:r w:rsidRPr="00D37684">
        <w:t xml:space="preserve"> </w:t>
      </w:r>
      <w:r w:rsidRPr="00D37684">
        <w:rPr>
          <w:b/>
          <w:bCs/>
        </w:rPr>
        <w:t>“desenvolveu-se e implementou-se um protótipo de um Heads-</w:t>
      </w:r>
      <w:proofErr w:type="spellStart"/>
      <w:r w:rsidRPr="00D37684">
        <w:rPr>
          <w:b/>
          <w:bCs/>
        </w:rPr>
        <w:t>Up</w:t>
      </w:r>
      <w:proofErr w:type="spellEnd"/>
      <w:r w:rsidRPr="00D37684">
        <w:rPr>
          <w:b/>
          <w:bCs/>
        </w:rPr>
        <w:t xml:space="preserve"> Display (HUD), mais realista que o usado no trabalho prévio (Alves et al. 2013), definiu-se um cenário de simulação para teste desse HUD e comparação dos simuladores, programando-se depois os simuladores com esse cenário, e realizaram-se testes de condução em ambos os simuladores.”.</w:t>
      </w:r>
      <w:r>
        <w:rPr>
          <w:b/>
          <w:bCs/>
        </w:rPr>
        <w:t xml:space="preserve"> </w:t>
      </w:r>
      <w:r w:rsidRPr="00D37684">
        <w:t>FEUP</w:t>
      </w:r>
      <w:r>
        <w:t xml:space="preserve">. 2014. Disponível em: </w:t>
      </w:r>
      <w:r w:rsidRPr="00D37684">
        <w:t>https://core.ac.uk/download/pdf/143389549.pdf</w:t>
      </w:r>
      <w:r>
        <w:t>. Acesso em: 19 out. 2023</w:t>
      </w:r>
    </w:p>
    <w:p w14:paraId="3B1F0C4F" w14:textId="6D00203E" w:rsidR="00F963A3" w:rsidRDefault="00CC753A" w:rsidP="00CC753A">
      <w:pPr>
        <w:pStyle w:val="TF-refernciasITEM"/>
      </w:pPr>
      <w:r w:rsidRPr="00CC753A">
        <w:t>B</w:t>
      </w:r>
      <w:r w:rsidR="00D37684">
        <w:t>UZZI</w:t>
      </w:r>
      <w:r w:rsidRPr="00CC753A">
        <w:t>, Thiago Alberto</w:t>
      </w:r>
      <w:r w:rsidR="005A10B7">
        <w:t xml:space="preserve">. </w:t>
      </w:r>
      <w:r w:rsidR="005A10B7" w:rsidRPr="005A10B7">
        <w:rPr>
          <w:b/>
          <w:bCs/>
          <w:color w:val="000000"/>
          <w:sz w:val="22"/>
          <w:szCs w:val="22"/>
        </w:rPr>
        <w:t xml:space="preserve">O primeiro será um projeto desenvolvido pelo aluno Thiago Alberto </w:t>
      </w:r>
      <w:proofErr w:type="spellStart"/>
      <w:r w:rsidR="005A10B7" w:rsidRPr="005A10B7">
        <w:rPr>
          <w:b/>
          <w:bCs/>
          <w:color w:val="000000"/>
          <w:sz w:val="22"/>
          <w:szCs w:val="22"/>
        </w:rPr>
        <w:t>Buzzi</w:t>
      </w:r>
      <w:proofErr w:type="spellEnd"/>
      <w:r w:rsidR="005A10B7" w:rsidRPr="005A10B7">
        <w:rPr>
          <w:b/>
          <w:bCs/>
          <w:color w:val="000000"/>
          <w:sz w:val="22"/>
          <w:szCs w:val="22"/>
        </w:rPr>
        <w:t xml:space="preserve"> e tendo também o professor Dalton Solano dos Reis como coordenador</w:t>
      </w:r>
      <w:r w:rsidR="005A10B7">
        <w:t>.</w:t>
      </w:r>
      <w:r w:rsidRPr="00CC753A">
        <w:t xml:space="preserve"> Universidade Regional de Blumenau FURB</w:t>
      </w:r>
      <w:r w:rsidR="005A10B7">
        <w:t>.</w:t>
      </w:r>
      <w:r w:rsidRPr="00CC753A">
        <w:t xml:space="preserve"> Blumena</w:t>
      </w:r>
      <w:r w:rsidR="005A10B7">
        <w:t>u.</w:t>
      </w:r>
      <w:r w:rsidRPr="00CC753A">
        <w:t xml:space="preserve"> 2018 Disponível em:</w:t>
      </w:r>
      <w:r w:rsidR="009E5B6E">
        <w:t xml:space="preserve"> </w:t>
      </w:r>
      <w:r w:rsidRPr="00CC753A">
        <w:t>https://www.furb.br/dsc/tcc/index.php?cd=6&amp;tcc=1955]. Acesso em: 02 de outubro de 2023</w:t>
      </w:r>
      <w:r w:rsidR="009E5B6E">
        <w:t>.</w:t>
      </w:r>
    </w:p>
    <w:p w14:paraId="6A855DBF" w14:textId="7285FE8D" w:rsidR="009E5B6E" w:rsidRDefault="009E5B6E" w:rsidP="00CC753A">
      <w:pPr>
        <w:pStyle w:val="TF-refernciasITEM"/>
      </w:pPr>
      <w:proofErr w:type="gramStart"/>
      <w:r w:rsidRPr="00FE0CA9">
        <w:t>Y</w:t>
      </w:r>
      <w:r w:rsidR="003D0E02">
        <w:t>ANGG</w:t>
      </w:r>
      <w:r w:rsidRPr="00FE0CA9">
        <w:t xml:space="preserve"> </w:t>
      </w:r>
      <w:r>
        <w:t>,</w:t>
      </w:r>
      <w:proofErr w:type="gramEnd"/>
      <w:r>
        <w:t xml:space="preserve"> </w:t>
      </w:r>
      <w:r w:rsidRPr="00FE0CA9">
        <w:t xml:space="preserve">Chi-Wen. </w:t>
      </w:r>
      <w:r w:rsidRPr="009E5B6E">
        <w:rPr>
          <w:b/>
          <w:bCs/>
        </w:rPr>
        <w:t>“desenvolveu-se e implementou-se um protótipo de um Heads-</w:t>
      </w:r>
      <w:proofErr w:type="spellStart"/>
      <w:r w:rsidRPr="009E5B6E">
        <w:rPr>
          <w:b/>
          <w:bCs/>
        </w:rPr>
        <w:t>Up</w:t>
      </w:r>
      <w:proofErr w:type="spellEnd"/>
      <w:r w:rsidRPr="009E5B6E">
        <w:rPr>
          <w:b/>
          <w:bCs/>
        </w:rPr>
        <w:t xml:space="preserve"> Display (HUD), mais realista que o usado no trabalho prévio (Alves et al. 2013), definiu-se um cenário de simulação para teste desse HUD e comparação dos simuladores, programando-se depois os simuladores com esse cenário, e realizaram-se testes de condução em ambos os simuladores.”.</w:t>
      </w:r>
      <w:r w:rsidRPr="00FE0CA9">
        <w:t xml:space="preserve"> </w:t>
      </w:r>
      <w:r>
        <w:t xml:space="preserve">IEEE. </w:t>
      </w:r>
      <w:r w:rsidRPr="00FE0CA9">
        <w:t xml:space="preserve">2016 Disponível em: </w:t>
      </w:r>
      <w:r w:rsidRPr="00095E91">
        <w:t>https://ieeexplore.ieee.org/abstract/document/7840349</w:t>
      </w:r>
      <w:r>
        <w:t xml:space="preserve"> </w:t>
      </w:r>
      <w:r w:rsidRPr="00FE0CA9">
        <w:t>Acesso em: 02 out. 2023</w:t>
      </w:r>
    </w:p>
    <w:p w14:paraId="09DB9A29" w14:textId="727B4339" w:rsidR="005A10B7" w:rsidRDefault="003D0E02" w:rsidP="00CC753A">
      <w:pPr>
        <w:pStyle w:val="TF-refernciasITEM"/>
      </w:pPr>
      <w:r w:rsidRPr="005A10B7">
        <w:t>C</w:t>
      </w:r>
      <w:r>
        <w:t>ONFEDERAÇÃO NACIONAL DE MUNICÍPIOS</w:t>
      </w:r>
      <w:r w:rsidR="005A10B7" w:rsidRPr="005A10B7">
        <w:t xml:space="preserve">. </w:t>
      </w:r>
      <w:r w:rsidR="005A10B7" w:rsidRPr="005A10B7">
        <w:rPr>
          <w:b/>
          <w:bCs/>
        </w:rPr>
        <w:t>que tornara obrigatório o uso da mesma e inúmeras escolas compram o aparelho, anos depois, deixou de ser obrigatório.</w:t>
      </w:r>
      <w:r w:rsidR="005A10B7" w:rsidRPr="005A10B7">
        <w:t xml:space="preserve"> </w:t>
      </w:r>
      <w:proofErr w:type="gramStart"/>
      <w:r w:rsidR="009E5B6E">
        <w:t>CNM..</w:t>
      </w:r>
      <w:proofErr w:type="gramEnd"/>
      <w:r w:rsidR="005A10B7" w:rsidRPr="005A10B7">
        <w:t>2015</w:t>
      </w:r>
      <w:r w:rsidR="009E5B6E">
        <w:t>.</w:t>
      </w:r>
      <w:r w:rsidR="005A10B7" w:rsidRPr="005A10B7">
        <w:t xml:space="preserve"> Disponível em: https://www.cnm.org.br/comunicacao/noticias/contran-torna-obrigatorio-uso-do-simulador-de-direcao. Acesso em: 02 de outubro de 2023.</w:t>
      </w:r>
    </w:p>
    <w:p w14:paraId="1B36E1B6" w14:textId="79FF1C79" w:rsidR="005A10B7" w:rsidRDefault="003D0E02" w:rsidP="00CC753A">
      <w:pPr>
        <w:pStyle w:val="TF-refernciasITEM"/>
      </w:pPr>
      <w:r>
        <w:t xml:space="preserve">DEPARTAMENTO ESTADUAL DE </w:t>
      </w:r>
      <w:proofErr w:type="gramStart"/>
      <w:r>
        <w:t>TRANSITO</w:t>
      </w:r>
      <w:proofErr w:type="gramEnd"/>
      <w:r w:rsidR="005A10B7" w:rsidRPr="005A10B7">
        <w:t xml:space="preserve"> (DETRAN)</w:t>
      </w:r>
      <w:r w:rsidR="005A10B7">
        <w:t xml:space="preserve">. </w:t>
      </w:r>
      <w:r w:rsidR="00FD1A7F" w:rsidRPr="00FD1A7F">
        <w:rPr>
          <w:b/>
          <w:bCs/>
        </w:rPr>
        <w:t xml:space="preserve">O trânsito brasileiro é regulamentado pela Lei 9.503/97 – Código de Trânsito Brasileiro – CTB, e pelas Resoluções complementares. Além do CTB e das Resoluções, os Estados complementam a legislação por meio de Portarias e Decretos. Os órgãos de trânsito municipais também têm autonomia para normatizar detalhes do trânsito, que não são os mesmos em todas as cidades, exigindo atenção por parte dos </w:t>
      </w:r>
      <w:proofErr w:type="gramStart"/>
      <w:r w:rsidR="00FD1A7F" w:rsidRPr="00FD1A7F">
        <w:rPr>
          <w:b/>
          <w:bCs/>
        </w:rPr>
        <w:t>condutores.</w:t>
      </w:r>
      <w:r w:rsidR="005A10B7">
        <w:t>.</w:t>
      </w:r>
      <w:proofErr w:type="gramEnd"/>
      <w:r w:rsidR="005A10B7" w:rsidRPr="005A10B7">
        <w:t xml:space="preserve"> DETRAN, Disponível em: </w:t>
      </w:r>
      <w:proofErr w:type="gramStart"/>
      <w:r w:rsidR="005A10B7" w:rsidRPr="005A10B7">
        <w:t>https://www.detran.ro.gov.br/institucional/legislacao-de-transito/#:~:text=O%20tr%C3%A2nsito%20brasileiro%20%C3%A9%20regulamentado,meio%20de%20Portarias%20e%20Decretos..</w:t>
      </w:r>
      <w:proofErr w:type="gramEnd"/>
      <w:r w:rsidR="005A10B7" w:rsidRPr="005A10B7">
        <w:t xml:space="preserve"> Acesso em: 02 de outubro de 2023.</w:t>
      </w:r>
    </w:p>
    <w:p w14:paraId="767CD345" w14:textId="4A01FD17" w:rsidR="005A10B7" w:rsidRDefault="003D0E02" w:rsidP="00CC753A">
      <w:pPr>
        <w:pStyle w:val="TF-refernciasITEM"/>
      </w:pPr>
      <w:r>
        <w:t>INSTITUTO BRASILEIRO DE GEOGRAFIA E ESTATÍSTICA</w:t>
      </w:r>
      <w:r w:rsidR="005A10B7" w:rsidRPr="005A10B7">
        <w:t xml:space="preserve"> (IBGE). </w:t>
      </w:r>
      <w:r w:rsidR="00421F2D" w:rsidRPr="00421F2D">
        <w:rPr>
          <w:b/>
          <w:bCs/>
        </w:rPr>
        <w:t>De acordo com os dados do Instituto Brasileiro de Geografia e Estatística (IBGE), nos últimos 5 anos o Brasil possui uma frota crescente de carros</w:t>
      </w:r>
      <w:r w:rsidR="005A10B7" w:rsidRPr="005A10B7">
        <w:rPr>
          <w:b/>
          <w:bCs/>
        </w:rPr>
        <w:t>.</w:t>
      </w:r>
      <w:r w:rsidR="005A10B7">
        <w:rPr>
          <w:b/>
          <w:bCs/>
        </w:rPr>
        <w:t xml:space="preserve"> </w:t>
      </w:r>
      <w:r w:rsidR="009E5B6E" w:rsidRPr="009E5B6E">
        <w:t>IBGE</w:t>
      </w:r>
      <w:r w:rsidR="009E5B6E">
        <w:rPr>
          <w:b/>
          <w:bCs/>
        </w:rPr>
        <w:t xml:space="preserve">. </w:t>
      </w:r>
      <w:r w:rsidR="005A10B7">
        <w:t>2022</w:t>
      </w:r>
      <w:r w:rsidR="009E5B6E">
        <w:t xml:space="preserve">. </w:t>
      </w:r>
      <w:r w:rsidR="005A10B7" w:rsidRPr="005A10B7">
        <w:t xml:space="preserve"> Disponível em: https://cidades.ibge.gov.br/brasil/pesquisa/22/28120. Acesso em: 02 de outubro de 2023.</w:t>
      </w:r>
    </w:p>
    <w:p w14:paraId="5EEAAC37" w14:textId="5C4C4885" w:rsidR="00421F2D" w:rsidRDefault="003D0E02" w:rsidP="00421F2D">
      <w:pPr>
        <w:pStyle w:val="TF-refernciasITEM"/>
      </w:pPr>
      <w:r>
        <w:t>INSTITUTO BRASILEIRO DE GEOGRAFIA E ESTATÍSTICA</w:t>
      </w:r>
      <w:r w:rsidR="00421F2D" w:rsidRPr="005A10B7">
        <w:t xml:space="preserve"> (IBGE). </w:t>
      </w:r>
      <w:r w:rsidR="00421F2D" w:rsidRPr="00421F2D">
        <w:rPr>
          <w:b/>
          <w:bCs/>
        </w:rPr>
        <w:t>no ano de 2022 o Brasil contava com uma frota de 115.116.532 de veículos de variados tipos e com o aumento de veículos nas ruas</w:t>
      </w:r>
      <w:r w:rsidR="00421F2D" w:rsidRPr="005A10B7">
        <w:rPr>
          <w:b/>
          <w:bCs/>
        </w:rPr>
        <w:t>.</w:t>
      </w:r>
      <w:r w:rsidR="00684291">
        <w:rPr>
          <w:b/>
          <w:bCs/>
        </w:rPr>
        <w:t xml:space="preserve"> </w:t>
      </w:r>
      <w:r w:rsidR="009E5B6E" w:rsidRPr="009E5B6E">
        <w:t>IBGE</w:t>
      </w:r>
      <w:r w:rsidR="00421F2D">
        <w:rPr>
          <w:b/>
          <w:bCs/>
        </w:rPr>
        <w:t xml:space="preserve"> </w:t>
      </w:r>
      <w:r w:rsidR="009E5B6E">
        <w:rPr>
          <w:b/>
          <w:bCs/>
        </w:rPr>
        <w:t>.</w:t>
      </w:r>
      <w:r w:rsidR="00421F2D">
        <w:t>2022</w:t>
      </w:r>
      <w:r w:rsidR="009E5B6E">
        <w:t>.</w:t>
      </w:r>
      <w:r w:rsidR="00421F2D" w:rsidRPr="005A10B7">
        <w:t xml:space="preserve"> Disponível em: [https://cidades.ibge.gov.br/brasil/pesquisa/22/28120]. Acesso em: 02 de outubro de 2023.</w:t>
      </w:r>
    </w:p>
    <w:p w14:paraId="4D86CA82" w14:textId="77777777" w:rsidR="003D0E02" w:rsidRDefault="003D0E02" w:rsidP="003D0E02">
      <w:pPr>
        <w:pStyle w:val="TF-refernciasITEM"/>
      </w:pPr>
    </w:p>
    <w:p w14:paraId="33B0EC02" w14:textId="4713CAEC" w:rsidR="005A10B7" w:rsidRDefault="003D0E02" w:rsidP="005A10B7">
      <w:pPr>
        <w:pStyle w:val="TF-refernciasITEM"/>
      </w:pPr>
      <w:r>
        <w:lastRenderedPageBreak/>
        <w:t>OBSERVATÓRIO NACIONAL DE SEGURANÇA VIÁRIA (ONSV)</w:t>
      </w:r>
      <w:r w:rsidR="005A10B7">
        <w:t xml:space="preserve">. </w:t>
      </w:r>
      <w:r w:rsidR="005A10B7" w:rsidRPr="005A10B7">
        <w:rPr>
          <w:b/>
          <w:bCs/>
        </w:rPr>
        <w:t>somente no ano de 2021 tivemos 33.801 óbitos.</w:t>
      </w:r>
      <w:r w:rsidR="005A10B7">
        <w:t xml:space="preserve"> ONSV.</w:t>
      </w:r>
      <w:r w:rsidR="00684291">
        <w:t xml:space="preserve"> 2023. </w:t>
      </w:r>
      <w:r w:rsidR="005A10B7">
        <w:t xml:space="preserve"> Disponível em: https://www.onsv.org.br/comunicacao/brasil-tem-aumento-de-mortes-no-transito-em-2021. Acesso em: 02 de outubro de 2023.</w:t>
      </w:r>
    </w:p>
    <w:p w14:paraId="16843608" w14:textId="75338B5C" w:rsidR="00D37684" w:rsidRDefault="003D0E02" w:rsidP="005A10B7">
      <w:pPr>
        <w:pStyle w:val="TF-refernciasITEM"/>
      </w:pPr>
      <w:r>
        <w:t>OBSERVATÓRIO NACIONAL DE SEGURANÇA VIÁRIA (ONSV).</w:t>
      </w:r>
      <w:r w:rsidR="005A10B7">
        <w:t xml:space="preserve"> </w:t>
      </w:r>
      <w:r w:rsidR="005A10B7" w:rsidRPr="005A10B7">
        <w:rPr>
          <w:b/>
          <w:bCs/>
        </w:rPr>
        <w:t>um crescimento significativo em relação a 2020, que também de acordo com a ONSV, tivemos 32.716 óbitos.</w:t>
      </w:r>
      <w:r w:rsidR="005A10B7">
        <w:t xml:space="preserve"> [2022]. ONSV. Disponível em: https://www.onsv.org.br/comunicacao/materias/cresce-o-numero-de-mortes-no-transito-em-2020. Acesso em: 02 de outubro de 2023.</w:t>
      </w:r>
    </w:p>
    <w:p w14:paraId="03201B8B" w14:textId="69CBC969" w:rsidR="003D0E02" w:rsidRDefault="009E7DF9" w:rsidP="005A10B7">
      <w:pPr>
        <w:pStyle w:val="TF-refernciasITEM"/>
      </w:pPr>
      <w:commentRangeStart w:id="139"/>
      <w:ins w:id="140" w:author="Dalton Solano dos Reis" w:date="2023-10-23T10:54:00Z">
        <w:r>
          <w:t>...</w:t>
        </w:r>
      </w:ins>
      <w:commentRangeEnd w:id="139"/>
      <w:ins w:id="141" w:author="Dalton Solano dos Reis" w:date="2023-10-23T10:55:00Z">
        <w:r>
          <w:rPr>
            <w:rStyle w:val="Refdecomentrio"/>
          </w:rPr>
          <w:commentReference w:id="139"/>
        </w:r>
      </w:ins>
    </w:p>
    <w:p w14:paraId="25FD18F3" w14:textId="26E8ECAB" w:rsidR="005A10B7" w:rsidRDefault="003D0E02" w:rsidP="005A10B7">
      <w:pPr>
        <w:pStyle w:val="TF-refernciasITEM"/>
      </w:pPr>
      <w:r>
        <w:t xml:space="preserve">SERVIÇO BRASILEIRO DE APOIO </w:t>
      </w:r>
      <w:proofErr w:type="gramStart"/>
      <w:r>
        <w:t>ÁS</w:t>
      </w:r>
      <w:proofErr w:type="gramEnd"/>
      <w:r>
        <w:t xml:space="preserve"> MICRO E PEQUENAS EMPRESAS</w:t>
      </w:r>
      <w:r w:rsidR="005A10B7">
        <w:t xml:space="preserve"> (SEBRAE). </w:t>
      </w:r>
      <w:r w:rsidR="005A10B7" w:rsidRPr="005A10B7">
        <w:rPr>
          <w:b/>
          <w:bCs/>
        </w:rPr>
        <w:t xml:space="preserve">De acordo com a o </w:t>
      </w:r>
      <w:proofErr w:type="spellStart"/>
      <w:r w:rsidR="005A10B7" w:rsidRPr="005A10B7">
        <w:rPr>
          <w:b/>
          <w:bCs/>
        </w:rPr>
        <w:t>SErviço</w:t>
      </w:r>
      <w:proofErr w:type="spellEnd"/>
      <w:r w:rsidR="005A10B7" w:rsidRPr="005A10B7">
        <w:rPr>
          <w:b/>
          <w:bCs/>
        </w:rPr>
        <w:t xml:space="preserve"> </w:t>
      </w:r>
      <w:proofErr w:type="spellStart"/>
      <w:r w:rsidR="005A10B7" w:rsidRPr="005A10B7">
        <w:rPr>
          <w:b/>
          <w:bCs/>
        </w:rPr>
        <w:t>BRAsileiro</w:t>
      </w:r>
      <w:proofErr w:type="spellEnd"/>
      <w:r w:rsidR="005A10B7" w:rsidRPr="005A10B7">
        <w:rPr>
          <w:b/>
          <w:bCs/>
        </w:rPr>
        <w:t xml:space="preserve"> de Apoio ás micro e pequenas Empresa (SEBRAE) a realidade </w:t>
      </w:r>
      <w:proofErr w:type="gramStart"/>
      <w:r w:rsidR="005A10B7" w:rsidRPr="005A10B7">
        <w:rPr>
          <w:b/>
          <w:bCs/>
        </w:rPr>
        <w:t>aumenta(</w:t>
      </w:r>
      <w:proofErr w:type="gramEnd"/>
      <w:r w:rsidR="005A10B7" w:rsidRPr="005A10B7">
        <w:rPr>
          <w:b/>
          <w:bCs/>
        </w:rPr>
        <w:t>RA) “mistura o virtual com o real, fazendo com que o usuário, por meio de dispositivos eletrônicos, perceba objetos virtuais no contexto real.”</w:t>
      </w:r>
      <w:r w:rsidR="00684291">
        <w:rPr>
          <w:b/>
          <w:bCs/>
        </w:rPr>
        <w:t xml:space="preserve">. </w:t>
      </w:r>
      <w:r w:rsidR="00684291">
        <w:t xml:space="preserve">SEBRAE. </w:t>
      </w:r>
      <w:r w:rsidR="005A10B7">
        <w:t>2023. Disponível em: https://sebrae.com.br/sites/PortalSebrae/artigos/o-que-e-realidade-aumentada-e-realidade-virtual,9da08ec38f685810VgnVCM100000d701210aRCRD#:~:text=A%20realidade%20virtual%20(RV)%20permite,objetos%20virtuais%20no%20contexto%20real</w:t>
      </w:r>
      <w:proofErr w:type="gramStart"/>
      <w:r w:rsidR="005A10B7">
        <w:t>.</w:t>
      </w:r>
      <w:r w:rsidR="00684291">
        <w:t xml:space="preserve"> </w:t>
      </w:r>
      <w:r w:rsidR="005A10B7">
        <w:t>.</w:t>
      </w:r>
      <w:proofErr w:type="gramEnd"/>
      <w:r w:rsidR="005A10B7">
        <w:t xml:space="preserve"> Acesso em: 02 de outubro de 2023.</w:t>
      </w:r>
    </w:p>
    <w:p w14:paraId="791392AD" w14:textId="096D8473" w:rsidR="00956BF8" w:rsidRDefault="003D0E02" w:rsidP="00956BF8">
      <w:pPr>
        <w:pStyle w:val="TF-TEXTO"/>
        <w:ind w:firstLine="0"/>
      </w:pPr>
      <w:r>
        <w:t xml:space="preserve">SERVIÇO BRASILEIRO DE APOIO </w:t>
      </w:r>
      <w:proofErr w:type="gramStart"/>
      <w:r>
        <w:t>ÁS</w:t>
      </w:r>
      <w:proofErr w:type="gramEnd"/>
      <w:r>
        <w:t xml:space="preserve"> MICRO E PEQUENAS EMPRESAS</w:t>
      </w:r>
      <w:r w:rsidR="00956BF8">
        <w:t xml:space="preserve"> (SEBRAE). </w:t>
      </w:r>
      <w:r w:rsidR="00956BF8" w:rsidRPr="00956BF8">
        <w:rPr>
          <w:b/>
          <w:bCs/>
        </w:rPr>
        <w:t>o uso da RA já é presente em diversas áreas da tecnologia, abrangendo a parte do ensino de línguas, games, tours on-line, decoração de espaços e segmento de vendas.</w:t>
      </w:r>
      <w:r w:rsidR="00956BF8" w:rsidRPr="005A10B7">
        <w:rPr>
          <w:b/>
          <w:bCs/>
        </w:rPr>
        <w:t xml:space="preserve"> </w:t>
      </w:r>
      <w:r w:rsidR="00684291">
        <w:t xml:space="preserve">SEBRAE. </w:t>
      </w:r>
      <w:r w:rsidR="00956BF8">
        <w:t>2023. Disponível em: https://sebrae.com.br/sites/PortalSebrae/artigos/o-que-e-realidade-aumentada-e-realidade-virtual,9da08ec38f685810VgnVCM100000d701210aRCRD#:~:text=A%20realidade%20virtual%20(RV)%20permite,objetos%20virtuais%20no%20contexto%20real.</w:t>
      </w:r>
      <w:r w:rsidR="00684291">
        <w:t xml:space="preserve"> </w:t>
      </w:r>
      <w:r w:rsidR="00956BF8">
        <w:t>Acesso em: 18 de outubro de 2023.</w:t>
      </w:r>
    </w:p>
    <w:p w14:paraId="61372B50" w14:textId="74176F0C" w:rsidR="005A10B7" w:rsidRDefault="005A10B7" w:rsidP="005A10B7">
      <w:pPr>
        <w:pStyle w:val="TF-refernciasITEM"/>
      </w:pPr>
      <w:r>
        <w:t xml:space="preserve">SOARES, Roberta. </w:t>
      </w:r>
      <w:r w:rsidRPr="005A10B7">
        <w:rPr>
          <w:b/>
          <w:bCs/>
        </w:rPr>
        <w:t>O trânsito urbano é um aspecto da sociedade que afeta milhões de pessoas.</w:t>
      </w:r>
      <w:r>
        <w:t xml:space="preserve"> </w:t>
      </w:r>
      <w:r w:rsidR="00684291">
        <w:t xml:space="preserve">UOL. </w:t>
      </w:r>
      <w:r>
        <w:t>2022. Disponível em: https://jc.ne10.uol.com.br/colunas/mobilidade/2022/03/14962697-transito-faz-mal-a-saude-fisica-e-mental.html#:~:text=Perde%20tempo%20de%20lazer%2C%20de,Medicina%20do%20Tr%C3%A1fego%20(Ammetra). Aceso em: 02 out. 2023.</w:t>
      </w:r>
    </w:p>
    <w:p w14:paraId="4861E112" w14:textId="6BA6BCE7" w:rsidR="005A10B7" w:rsidRDefault="005A10B7" w:rsidP="005A10B7">
      <w:pPr>
        <w:pStyle w:val="TF-refernciasITEM"/>
      </w:pPr>
      <w:r>
        <w:t>SOUZA, Danilo. Coruja Informa</w:t>
      </w:r>
      <w:r w:rsidRPr="005A10B7">
        <w:rPr>
          <w:b/>
          <w:bCs/>
        </w:rPr>
        <w:t xml:space="preserve">. jornalista Danilo Souza, colunista do jornal informativo da Universidade São Paulo (USP) “Coruja informática” o primeiro jogo de simulação foi feito em 1947, por Thomas T. Goldsmith Jr. E </w:t>
      </w:r>
      <w:proofErr w:type="spellStart"/>
      <w:r w:rsidRPr="005A10B7">
        <w:rPr>
          <w:b/>
          <w:bCs/>
        </w:rPr>
        <w:t>Estle</w:t>
      </w:r>
      <w:proofErr w:type="spellEnd"/>
      <w:r w:rsidRPr="005A10B7">
        <w:rPr>
          <w:b/>
          <w:bCs/>
        </w:rPr>
        <w:t xml:space="preserve"> Ray Mann e se tratava de algo simples, com alguns botões e simulava um míssil sendo lançado em um alvo</w:t>
      </w:r>
      <w:r>
        <w:t xml:space="preserve">. São Paulo. </w:t>
      </w:r>
      <w:r w:rsidR="00684291">
        <w:t xml:space="preserve">EACH. </w:t>
      </w:r>
      <w:r>
        <w:t>2013 Disponível em: http://www.each.usp.br/petsi/jornal/?p=539#:~:text=O%20primeiro%20jogo%20de%20simula%C3%A7%C3%A7%C3%A3o%20de%20realidade%20virtual%20foi%20criado%20em%201962%20por%20Ivan%20Sutherland#]. Acesso em: 02 de outubro de 2023.</w:t>
      </w:r>
    </w:p>
    <w:p w14:paraId="0F7E7592" w14:textId="1E6048E3" w:rsidR="005A10B7" w:rsidRDefault="005F430A" w:rsidP="005A10B7">
      <w:pPr>
        <w:pStyle w:val="TF-refernciasITEM"/>
      </w:pPr>
      <w:r>
        <w:t xml:space="preserve">TOLEDO, Adriane </w:t>
      </w:r>
      <w:r w:rsidRPr="005F430A">
        <w:rPr>
          <w:b/>
          <w:bCs/>
        </w:rPr>
        <w:t>As leis de trânsito existem no Brasil desde o ano de 1910</w:t>
      </w:r>
      <w:r>
        <w:rPr>
          <w:b/>
          <w:bCs/>
        </w:rPr>
        <w:t xml:space="preserve">. </w:t>
      </w:r>
      <w:r w:rsidRPr="005F430A">
        <w:t xml:space="preserve">Portal do </w:t>
      </w:r>
      <w:proofErr w:type="gramStart"/>
      <w:r w:rsidRPr="005F430A">
        <w:t>transito</w:t>
      </w:r>
      <w:proofErr w:type="gramEnd"/>
      <w:r>
        <w:t xml:space="preserve">. </w:t>
      </w:r>
      <w:r w:rsidRPr="005F430A">
        <w:t xml:space="preserve">2021. </w:t>
      </w:r>
      <w:r>
        <w:t xml:space="preserve">Disponível em: </w:t>
      </w:r>
      <w:r w:rsidRPr="005F430A">
        <w:t>https://www.portaldotransito.com.br/noticias/artigo-historia-da-legislacao-de-transito/ Ace</w:t>
      </w:r>
      <w:r>
        <w:t>sso em: 19</w:t>
      </w:r>
      <w:r w:rsidR="00D37684">
        <w:t xml:space="preserve"> out. </w:t>
      </w:r>
      <w:r>
        <w:t>2023</w:t>
      </w:r>
    </w:p>
    <w:p w14:paraId="09BF66F6" w14:textId="5FE3F2A1" w:rsidR="00D7034F" w:rsidRPr="00D7034F" w:rsidRDefault="00D7034F" w:rsidP="005A10B7">
      <w:pPr>
        <w:pStyle w:val="TF-refernciasITEM"/>
        <w:rPr>
          <w:b/>
          <w:bCs/>
        </w:rPr>
      </w:pPr>
      <w:r w:rsidRPr="00D7034F">
        <w:rPr>
          <w:lang w:val="en-US"/>
        </w:rPr>
        <w:t xml:space="preserve">YANG, Chi-Wen. </w:t>
      </w:r>
      <w:r w:rsidRPr="00D7034F">
        <w:rPr>
          <w:b/>
          <w:bCs/>
          <w:lang w:val="en-US"/>
        </w:rPr>
        <w:t>The hardware architecture used for the driving simulation system in this study include: the platform, virtual scene image display (single beam projector), scene display data acquisition computer (main computer), instant driving performance data analysis computer (monitoring computer)</w:t>
      </w:r>
      <w:r>
        <w:rPr>
          <w:b/>
          <w:bCs/>
          <w:lang w:val="en-US"/>
        </w:rPr>
        <w:t xml:space="preserve">. </w:t>
      </w:r>
      <w:r w:rsidRPr="00D7034F">
        <w:t>IEE.</w:t>
      </w:r>
      <w:r w:rsidRPr="00D7034F">
        <w:rPr>
          <w:b/>
          <w:bCs/>
        </w:rPr>
        <w:t xml:space="preserve"> </w:t>
      </w:r>
      <w:r w:rsidRPr="00D7034F">
        <w:t>2023</w:t>
      </w:r>
      <w:r w:rsidRPr="00D7034F">
        <w:rPr>
          <w:b/>
          <w:bCs/>
        </w:rPr>
        <w:t>. Disponível em: https://ieeexplore.ieee.org/abstract/document/7840349 A</w:t>
      </w:r>
      <w:r>
        <w:rPr>
          <w:b/>
          <w:bCs/>
        </w:rPr>
        <w:t>cesso em: 19 out. 2023</w:t>
      </w:r>
    </w:p>
    <w:p w14:paraId="01711CA3" w14:textId="77777777" w:rsidR="005A10B7" w:rsidRPr="00D7034F" w:rsidRDefault="005A10B7" w:rsidP="005A10B7">
      <w:pPr>
        <w:pStyle w:val="TF-refernciasITEM"/>
      </w:pPr>
    </w:p>
    <w:p w14:paraId="6B644E56" w14:textId="77777777" w:rsidR="005A10B7" w:rsidRPr="00D7034F" w:rsidRDefault="005A10B7" w:rsidP="005A10B7">
      <w:pPr>
        <w:pStyle w:val="TF-refernciasITEM"/>
      </w:pPr>
    </w:p>
    <w:p w14:paraId="021E3122" w14:textId="77777777" w:rsidR="005A10B7" w:rsidRPr="00D7034F" w:rsidRDefault="005A10B7" w:rsidP="005A10B7">
      <w:pPr>
        <w:pStyle w:val="TF-refernciasITEM"/>
      </w:pPr>
    </w:p>
    <w:p w14:paraId="4DFFFD89" w14:textId="77777777" w:rsidR="005A10B7" w:rsidRPr="00D7034F" w:rsidRDefault="005A10B7" w:rsidP="00CC753A">
      <w:pPr>
        <w:pStyle w:val="TF-refernciasITEM"/>
      </w:pPr>
    </w:p>
    <w:p w14:paraId="14907A15" w14:textId="77777777" w:rsidR="00CC753A" w:rsidRPr="00D7034F" w:rsidRDefault="00CC753A" w:rsidP="00CC753A">
      <w:pPr>
        <w:pStyle w:val="TF-refernciasITEM"/>
      </w:pPr>
    </w:p>
    <w:sectPr w:rsidR="00CC753A" w:rsidRPr="00D7034F" w:rsidSect="008A3072">
      <w:headerReference w:type="default" r:id="rId20"/>
      <w:footerReference w:type="even" r:id="rId21"/>
      <w:footerReference w:type="default" r:id="rId22"/>
      <w:headerReference w:type="first" r:id="rId23"/>
      <w:pgSz w:w="11901" w:h="16817" w:code="9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0" w:author="Dalton Solano dos Reis" w:date="2023-10-23T10:53:00Z" w:initials="DS">
    <w:p w14:paraId="2A28293F" w14:textId="77777777" w:rsidR="009E7DF9" w:rsidRDefault="009E7DF9" w:rsidP="0007317F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Não é aconselhável misturar os idiomas .. porque ter um título em Inglês?</w:t>
      </w:r>
    </w:p>
  </w:comment>
  <w:comment w:id="11" w:author="Dalton Solano dos Reis" w:date="2023-10-23T10:14:00Z" w:initials="DS">
    <w:p w14:paraId="2F617AD4" w14:textId="330FCE60" w:rsidR="00495205" w:rsidRDefault="00495205" w:rsidP="00E37D8D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Na Introdução tem várias afirmações sem o uso de citações para referências bibliográficas.</w:t>
      </w:r>
    </w:p>
  </w:comment>
  <w:comment w:id="24" w:author="Dalton Solano dos Reis" w:date="2023-10-23T10:19:00Z" w:initials="DS">
    <w:p w14:paraId="44BD7AB8" w14:textId="77777777" w:rsidR="00495205" w:rsidRDefault="00495205" w:rsidP="005977AD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Usar uma citação para uma referência bibliográfica do tipo entrevista.</w:t>
      </w:r>
    </w:p>
  </w:comment>
  <w:comment w:id="61" w:author="Dalton Solano dos Reis" w:date="2023-10-23T10:28:00Z" w:initials="DS">
    <w:p w14:paraId="394E7194" w14:textId="77777777" w:rsidR="00CB520A" w:rsidRDefault="00CB520A" w:rsidP="0090297A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Usar este texto (se já não usa) na seção de Justificativa (social).</w:t>
      </w:r>
    </w:p>
  </w:comment>
  <w:comment w:id="77" w:author="Dalton Solano dos Reis" w:date="2023-10-23T10:52:00Z" w:initials="DS">
    <w:p w14:paraId="24491CF1" w14:textId="77777777" w:rsidR="009E7DF9" w:rsidRDefault="009E7DF9" w:rsidP="00DE7624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Não aparece nos objetivos e nem na Introdução sobre Realidade Aumentada.</w:t>
      </w:r>
    </w:p>
  </w:comment>
  <w:comment w:id="94" w:author="Dalton Solano dos Reis" w:date="2023-10-23T10:39:00Z" w:initials="DS">
    <w:p w14:paraId="1E8521F0" w14:textId="574C7380" w:rsidR="00B32811" w:rsidRDefault="00B32811" w:rsidP="00C03D29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ATENÇÃO, já pedido para arrumar na revisão anterior.</w:t>
      </w:r>
    </w:p>
  </w:comment>
  <w:comment w:id="98" w:author="Dalton Solano dos Reis" w:date="2023-10-23T10:43:00Z" w:initials="DS">
    <w:p w14:paraId="57CB3202" w14:textId="77777777" w:rsidR="00B32811" w:rsidRDefault="00B32811" w:rsidP="00C009C9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Frase longa.</w:t>
      </w:r>
    </w:p>
    <w:p w14:paraId="505C9515" w14:textId="77777777" w:rsidR="00B32811" w:rsidRDefault="00B32811" w:rsidP="00C009C9">
      <w:r>
        <w:rPr>
          <w:color w:val="000000"/>
          <w:sz w:val="20"/>
          <w:szCs w:val="20"/>
        </w:rPr>
        <w:t>Um parágrafo deve ter no mínimo 3 frases.</w:t>
      </w:r>
    </w:p>
  </w:comment>
  <w:comment w:id="101" w:author="Dalton Solano dos Reis" w:date="2023-10-23T10:42:00Z" w:initials="DS">
    <w:p w14:paraId="50850E04" w14:textId="25A7FDD4" w:rsidR="00B32811" w:rsidRDefault="00B32811" w:rsidP="00AE7BDC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Arrumar .. não é assim.</w:t>
      </w:r>
    </w:p>
    <w:p w14:paraId="3DE53453" w14:textId="77777777" w:rsidR="00B32811" w:rsidRDefault="00B32811" w:rsidP="00AE7BDC">
      <w:r>
        <w:rPr>
          <w:color w:val="000000"/>
          <w:sz w:val="20"/>
          <w:szCs w:val="20"/>
        </w:rPr>
        <w:t>Se deve usar a citação para referência bibliográfica. E como é uma citação direta, deve ter o número da página.</w:t>
      </w:r>
    </w:p>
  </w:comment>
  <w:comment w:id="102" w:author="Dalton Solano dos Reis" w:date="2023-10-23T10:44:00Z" w:initials="DS">
    <w:p w14:paraId="3AE081EC" w14:textId="77777777" w:rsidR="00B32811" w:rsidRDefault="00B32811" w:rsidP="00C710BB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Podes remover a figura 1 e só deixar a figura 2. Pois o que se tem na figura 1 já aparece na figura 2.</w:t>
      </w:r>
    </w:p>
  </w:comment>
  <w:comment w:id="103" w:author="Dalton Solano dos Reis" w:date="2023-10-23T10:45:00Z" w:initials="DS">
    <w:p w14:paraId="7BE9B9B5" w14:textId="77777777" w:rsidR="00B32811" w:rsidRDefault="00B32811" w:rsidP="00986B1A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Formato errado, usar uma citação para uma referência bibliográfica.</w:t>
      </w:r>
    </w:p>
  </w:comment>
  <w:comment w:id="104" w:author="Dalton Solano dos Reis" w:date="2023-10-23T10:45:00Z" w:initials="DS">
    <w:p w14:paraId="497C94B5" w14:textId="77777777" w:rsidR="00B32811" w:rsidRDefault="00B32811" w:rsidP="00A51403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Colocar uma borda envolta da figura.</w:t>
      </w:r>
    </w:p>
  </w:comment>
  <w:comment w:id="105" w:author="Dalton Solano dos Reis" w:date="2023-10-23T10:46:00Z" w:initials="DS">
    <w:p w14:paraId="49E434F8" w14:textId="77777777" w:rsidR="00B32811" w:rsidRDefault="00B32811" w:rsidP="00AF2664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Formato errado, usar uma citação para uma referência bibliográfica.</w:t>
      </w:r>
    </w:p>
  </w:comment>
  <w:comment w:id="106" w:author="Dalton Solano dos Reis" w:date="2023-10-23T10:46:00Z" w:initials="DS">
    <w:p w14:paraId="4EE99524" w14:textId="77777777" w:rsidR="00B32811" w:rsidRDefault="00B32811" w:rsidP="002E1A80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Formato errado, usar uma citação para uma referência bibliográfica.</w:t>
      </w:r>
    </w:p>
  </w:comment>
  <w:comment w:id="108" w:author="Dalton Solano dos Reis" w:date="2023-10-23T10:47:00Z" w:initials="DS">
    <w:p w14:paraId="2FB92145" w14:textId="77777777" w:rsidR="009E7DF9" w:rsidRDefault="009E7DF9" w:rsidP="000B046B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OPSS, sem comentários ..</w:t>
      </w:r>
    </w:p>
    <w:p w14:paraId="1070BB73" w14:textId="77777777" w:rsidR="009E7DF9" w:rsidRDefault="009E7DF9" w:rsidP="000B046B">
      <w:r>
        <w:rPr>
          <w:color w:val="000000"/>
          <w:sz w:val="20"/>
          <w:szCs w:val="20"/>
        </w:rPr>
        <w:t>Formato TOTALMENTE fora da ABNT.</w:t>
      </w:r>
    </w:p>
  </w:comment>
  <w:comment w:id="109" w:author="Dalton Solano dos Reis" w:date="2023-10-23T10:47:00Z" w:initials="DS">
    <w:p w14:paraId="6D443D4A" w14:textId="77777777" w:rsidR="009E7DF9" w:rsidRDefault="009E7DF9" w:rsidP="00AC2731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OPSS, sem comentários ..</w:t>
      </w:r>
    </w:p>
    <w:p w14:paraId="704FFEA4" w14:textId="77777777" w:rsidR="009E7DF9" w:rsidRDefault="009E7DF9" w:rsidP="00AC2731">
      <w:r>
        <w:rPr>
          <w:color w:val="000000"/>
          <w:sz w:val="20"/>
          <w:szCs w:val="20"/>
        </w:rPr>
        <w:t>Formato TOTALMENTE fora da ABNT.</w:t>
      </w:r>
    </w:p>
  </w:comment>
  <w:comment w:id="110" w:author="Dalton Solano dos Reis" w:date="2023-10-23T10:48:00Z" w:initials="DS">
    <w:p w14:paraId="0A566BC8" w14:textId="77777777" w:rsidR="009E7DF9" w:rsidRDefault="009E7DF9" w:rsidP="00F96E8C">
      <w:r>
        <w:rPr>
          <w:rStyle w:val="Refdecomentrio"/>
        </w:rPr>
        <w:annotationRef/>
      </w:r>
      <w:r>
        <w:rPr>
          <w:sz w:val="20"/>
          <w:szCs w:val="20"/>
        </w:rPr>
        <w:t>Formato errado, usar uma citação para uma referência bibliográfica.</w:t>
      </w:r>
    </w:p>
  </w:comment>
  <w:comment w:id="127" w:author="Dalton Solano dos Reis" w:date="2023-10-23T10:49:00Z" w:initials="DS">
    <w:p w14:paraId="20AF5724" w14:textId="77777777" w:rsidR="009E7DF9" w:rsidRDefault="009E7DF9" w:rsidP="00334165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No pré-projeto a seção 4 não é para ter sub-seções.</w:t>
      </w:r>
    </w:p>
    <w:p w14:paraId="01AEBB20" w14:textId="77777777" w:rsidR="009E7DF9" w:rsidRDefault="009E7DF9" w:rsidP="00334165">
      <w:r>
        <w:rPr>
          <w:color w:val="000000"/>
          <w:sz w:val="20"/>
          <w:szCs w:val="20"/>
        </w:rPr>
        <w:t>Iniciar a seção com um parágrafo de preâmbulo descrevendo o que vai descrever a seguir.</w:t>
      </w:r>
    </w:p>
    <w:p w14:paraId="4E38063A" w14:textId="77777777" w:rsidR="009E7DF9" w:rsidRDefault="009E7DF9" w:rsidP="00334165">
      <w:r>
        <w:rPr>
          <w:color w:val="000000"/>
          <w:sz w:val="20"/>
          <w:szCs w:val="20"/>
        </w:rPr>
        <w:t>Depois 1/2 parágrafos descrevendo cada assunto.</w:t>
      </w:r>
    </w:p>
  </w:comment>
  <w:comment w:id="128" w:author="Dalton Solano dos Reis" w:date="2023-10-23T10:50:00Z" w:initials="DS">
    <w:p w14:paraId="59C2BF93" w14:textId="77777777" w:rsidR="009E7DF9" w:rsidRDefault="009E7DF9" w:rsidP="00016D32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A ordem dos assuntos devem ser:</w:t>
      </w:r>
    </w:p>
    <w:p w14:paraId="1F3C3F99" w14:textId="77777777" w:rsidR="009E7DF9" w:rsidRDefault="009E7DF9" w:rsidP="00016D32">
      <w:r>
        <w:rPr>
          <w:color w:val="000000"/>
          <w:sz w:val="20"/>
          <w:szCs w:val="20"/>
        </w:rPr>
        <w:t>Leis de Trânsito</w:t>
      </w:r>
    </w:p>
    <w:p w14:paraId="65609836" w14:textId="77777777" w:rsidR="009E7DF9" w:rsidRDefault="009E7DF9" w:rsidP="00016D32">
      <w:r>
        <w:rPr>
          <w:color w:val="000000"/>
          <w:sz w:val="20"/>
          <w:szCs w:val="20"/>
        </w:rPr>
        <w:t>Jogos de Simulação</w:t>
      </w:r>
    </w:p>
    <w:p w14:paraId="3833C27B" w14:textId="77777777" w:rsidR="009E7DF9" w:rsidRDefault="009E7DF9" w:rsidP="00016D32">
      <w:r>
        <w:rPr>
          <w:color w:val="000000"/>
          <w:sz w:val="20"/>
          <w:szCs w:val="20"/>
        </w:rPr>
        <w:t>Realidade Aumentada</w:t>
      </w:r>
    </w:p>
  </w:comment>
  <w:comment w:id="129" w:author="Dalton Solano dos Reis" w:date="2023-10-23T10:58:00Z" w:initials="DS">
    <w:p w14:paraId="69774945" w14:textId="77777777" w:rsidR="008B35FB" w:rsidRDefault="008B35FB" w:rsidP="00813229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Seção com afirmações sem uso de citações para as referências.</w:t>
      </w:r>
    </w:p>
  </w:comment>
  <w:comment w:id="131" w:author="Dalton Solano dos Reis" w:date="2023-10-23T11:02:00Z" w:initials="DS">
    <w:p w14:paraId="32737FCA" w14:textId="77777777" w:rsidR="008B35FB" w:rsidRDefault="008B35FB" w:rsidP="00BF6908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Assim NÃO vai ser produtivo.</w:t>
      </w:r>
    </w:p>
    <w:p w14:paraId="23062396" w14:textId="77777777" w:rsidR="008B35FB" w:rsidRDefault="008B35FB" w:rsidP="00BF6908">
      <w:r>
        <w:rPr>
          <w:color w:val="000000"/>
          <w:sz w:val="20"/>
          <w:szCs w:val="20"/>
        </w:rPr>
        <w:t>Simplesmente ignorasse o que anotei na revisão anterior.</w:t>
      </w:r>
    </w:p>
  </w:comment>
  <w:comment w:id="134" w:author="Dalton Solano dos Reis" w:date="2023-10-23T10:57:00Z" w:initials="DS">
    <w:p w14:paraId="017AF3D9" w14:textId="7E6768F1" w:rsidR="008B35FB" w:rsidRDefault="008B35FB" w:rsidP="0045479D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Frase longa.</w:t>
      </w:r>
    </w:p>
  </w:comment>
  <w:comment w:id="135" w:author="Dalton Solano dos Reis" w:date="2023-10-23T10:57:00Z" w:initials="DS">
    <w:p w14:paraId="3597AF9F" w14:textId="0642480D" w:rsidR="009E7DF9" w:rsidRDefault="009E7DF9" w:rsidP="002A763C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Não e’assim, usar uma citação para uma referência bibliográfica.</w:t>
      </w:r>
    </w:p>
  </w:comment>
  <w:comment w:id="136" w:author="Dalton Solano dos Reis" w:date="2023-10-23T10:59:00Z" w:initials="DS">
    <w:p w14:paraId="50478FAA" w14:textId="77777777" w:rsidR="008B35FB" w:rsidRDefault="008B35FB" w:rsidP="00C55696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Ops, citação muito longa e desnecessária. Não parafrasear textos.</w:t>
      </w:r>
    </w:p>
  </w:comment>
  <w:comment w:id="138" w:author="Dalton Solano dos Reis" w:date="2023-10-23T10:56:00Z" w:initials="DS">
    <w:p w14:paraId="403C6318" w14:textId="1AFDB990" w:rsidR="009E7DF9" w:rsidRDefault="009E7DF9" w:rsidP="00C22E05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Rever o formato de todas as referências se estão no formato ABNT.</w:t>
      </w:r>
    </w:p>
    <w:p w14:paraId="67B261B0" w14:textId="77777777" w:rsidR="009E7DF9" w:rsidRDefault="009E7DF9" w:rsidP="00C22E05"/>
    <w:p w14:paraId="415A9233" w14:textId="77777777" w:rsidR="009E7DF9" w:rsidRDefault="009E7DF9" w:rsidP="00C22E05">
      <w:r>
        <w:rPr>
          <w:color w:val="000000"/>
          <w:sz w:val="20"/>
          <w:szCs w:val="20"/>
        </w:rPr>
        <w:t>Todas as citações no texto devem ter uma referência, e todas as referências devem ter uma citação.</w:t>
      </w:r>
    </w:p>
    <w:p w14:paraId="7E23D106" w14:textId="77777777" w:rsidR="009E7DF9" w:rsidRDefault="009E7DF9" w:rsidP="00C22E05">
      <w:r>
        <w:rPr>
          <w:color w:val="000000"/>
          <w:sz w:val="20"/>
          <w:szCs w:val="20"/>
        </w:rPr>
        <w:t>—&gt; conferir.</w:t>
      </w:r>
    </w:p>
  </w:comment>
  <w:comment w:id="139" w:author="Dalton Solano dos Reis" w:date="2023-10-23T10:55:00Z" w:initials="DS">
    <w:p w14:paraId="533EA9C8" w14:textId="19B11E1B" w:rsidR="009E7DF9" w:rsidRDefault="009E7DF9" w:rsidP="00E23212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Remover linha em branco.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A28293F" w15:done="0"/>
  <w15:commentEx w15:paraId="2F617AD4" w15:done="0"/>
  <w15:commentEx w15:paraId="44BD7AB8" w15:done="0"/>
  <w15:commentEx w15:paraId="394E7194" w15:done="0"/>
  <w15:commentEx w15:paraId="24491CF1" w15:done="0"/>
  <w15:commentEx w15:paraId="1E8521F0" w15:done="0"/>
  <w15:commentEx w15:paraId="505C9515" w15:done="0"/>
  <w15:commentEx w15:paraId="3DE53453" w15:done="0"/>
  <w15:commentEx w15:paraId="3AE081EC" w15:done="0"/>
  <w15:commentEx w15:paraId="7BE9B9B5" w15:done="0"/>
  <w15:commentEx w15:paraId="497C94B5" w15:done="0"/>
  <w15:commentEx w15:paraId="49E434F8" w15:done="0"/>
  <w15:commentEx w15:paraId="4EE99524" w15:done="0"/>
  <w15:commentEx w15:paraId="1070BB73" w15:done="0"/>
  <w15:commentEx w15:paraId="704FFEA4" w15:done="0"/>
  <w15:commentEx w15:paraId="0A566BC8" w15:done="0"/>
  <w15:commentEx w15:paraId="4E38063A" w15:done="0"/>
  <w15:commentEx w15:paraId="3833C27B" w15:paraIdParent="4E38063A" w15:done="0"/>
  <w15:commentEx w15:paraId="69774945" w15:done="0"/>
  <w15:commentEx w15:paraId="23062396" w15:done="0"/>
  <w15:commentEx w15:paraId="017AF3D9" w15:done="0"/>
  <w15:commentEx w15:paraId="3597AF9F" w15:done="0"/>
  <w15:commentEx w15:paraId="50478FAA" w15:done="0"/>
  <w15:commentEx w15:paraId="7E23D106" w15:done="0"/>
  <w15:commentEx w15:paraId="533EA9C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76B6421" w16cex:dateUtc="2023-10-23T13:53:00Z"/>
  <w16cex:commentExtensible w16cex:durableId="21C33007" w16cex:dateUtc="2023-10-23T13:14:00Z"/>
  <w16cex:commentExtensible w16cex:durableId="4055D6F6" w16cex:dateUtc="2023-10-23T13:19:00Z"/>
  <w16cex:commentExtensible w16cex:durableId="6E991C99" w16cex:dateUtc="2023-10-23T13:28:00Z"/>
  <w16cex:commentExtensible w16cex:durableId="38D5EEB8" w16cex:dateUtc="2023-10-23T13:52:00Z"/>
  <w16cex:commentExtensible w16cex:durableId="4B307D78" w16cex:dateUtc="2023-10-23T13:39:00Z"/>
  <w16cex:commentExtensible w16cex:durableId="295D8118" w16cex:dateUtc="2023-10-23T13:43:00Z"/>
  <w16cex:commentExtensible w16cex:durableId="76FEBAAF" w16cex:dateUtc="2023-10-23T13:42:00Z"/>
  <w16cex:commentExtensible w16cex:durableId="4391F715" w16cex:dateUtc="2023-10-23T13:44:00Z"/>
  <w16cex:commentExtensible w16cex:durableId="478760B2" w16cex:dateUtc="2023-10-23T13:45:00Z"/>
  <w16cex:commentExtensible w16cex:durableId="2DB48F9F" w16cex:dateUtc="2023-10-23T13:45:00Z"/>
  <w16cex:commentExtensible w16cex:durableId="3B87904B" w16cex:dateUtc="2023-10-23T13:46:00Z"/>
  <w16cex:commentExtensible w16cex:durableId="18F80BB8" w16cex:dateUtc="2023-10-23T13:46:00Z"/>
  <w16cex:commentExtensible w16cex:durableId="6125F9A9" w16cex:dateUtc="2023-10-23T13:47:00Z"/>
  <w16cex:commentExtensible w16cex:durableId="115E6E7A" w16cex:dateUtc="2023-10-23T13:47:00Z"/>
  <w16cex:commentExtensible w16cex:durableId="21894172" w16cex:dateUtc="2023-10-23T13:48:00Z"/>
  <w16cex:commentExtensible w16cex:durableId="5B793635" w16cex:dateUtc="2023-10-23T13:49:00Z"/>
  <w16cex:commentExtensible w16cex:durableId="433252C9" w16cex:dateUtc="2023-10-23T13:50:00Z"/>
  <w16cex:commentExtensible w16cex:durableId="1282BA1E" w16cex:dateUtc="2023-10-23T13:58:00Z"/>
  <w16cex:commentExtensible w16cex:durableId="576DD523" w16cex:dateUtc="2023-10-23T14:02:00Z"/>
  <w16cex:commentExtensible w16cex:durableId="546CD6A9" w16cex:dateUtc="2023-10-23T13:57:00Z"/>
  <w16cex:commentExtensible w16cex:durableId="106C6883" w16cex:dateUtc="2023-10-23T13:57:00Z"/>
  <w16cex:commentExtensible w16cex:durableId="674576AF" w16cex:dateUtc="2023-10-23T13:59:00Z"/>
  <w16cex:commentExtensible w16cex:durableId="3273311A" w16cex:dateUtc="2023-10-23T13:56:00Z"/>
  <w16cex:commentExtensible w16cex:durableId="0435C663" w16cex:dateUtc="2023-10-23T13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A28293F" w16cid:durableId="776B6421"/>
  <w16cid:commentId w16cid:paraId="2F617AD4" w16cid:durableId="21C33007"/>
  <w16cid:commentId w16cid:paraId="44BD7AB8" w16cid:durableId="4055D6F6"/>
  <w16cid:commentId w16cid:paraId="394E7194" w16cid:durableId="6E991C99"/>
  <w16cid:commentId w16cid:paraId="24491CF1" w16cid:durableId="38D5EEB8"/>
  <w16cid:commentId w16cid:paraId="1E8521F0" w16cid:durableId="4B307D78"/>
  <w16cid:commentId w16cid:paraId="505C9515" w16cid:durableId="295D8118"/>
  <w16cid:commentId w16cid:paraId="3DE53453" w16cid:durableId="76FEBAAF"/>
  <w16cid:commentId w16cid:paraId="3AE081EC" w16cid:durableId="4391F715"/>
  <w16cid:commentId w16cid:paraId="7BE9B9B5" w16cid:durableId="478760B2"/>
  <w16cid:commentId w16cid:paraId="497C94B5" w16cid:durableId="2DB48F9F"/>
  <w16cid:commentId w16cid:paraId="49E434F8" w16cid:durableId="3B87904B"/>
  <w16cid:commentId w16cid:paraId="4EE99524" w16cid:durableId="18F80BB8"/>
  <w16cid:commentId w16cid:paraId="1070BB73" w16cid:durableId="6125F9A9"/>
  <w16cid:commentId w16cid:paraId="704FFEA4" w16cid:durableId="115E6E7A"/>
  <w16cid:commentId w16cid:paraId="0A566BC8" w16cid:durableId="21894172"/>
  <w16cid:commentId w16cid:paraId="4E38063A" w16cid:durableId="5B793635"/>
  <w16cid:commentId w16cid:paraId="3833C27B" w16cid:durableId="433252C9"/>
  <w16cid:commentId w16cid:paraId="69774945" w16cid:durableId="1282BA1E"/>
  <w16cid:commentId w16cid:paraId="23062396" w16cid:durableId="576DD523"/>
  <w16cid:commentId w16cid:paraId="017AF3D9" w16cid:durableId="546CD6A9"/>
  <w16cid:commentId w16cid:paraId="3597AF9F" w16cid:durableId="106C6883"/>
  <w16cid:commentId w16cid:paraId="50478FAA" w16cid:durableId="674576AF"/>
  <w16cid:commentId w16cid:paraId="7E23D106" w16cid:durableId="3273311A"/>
  <w16cid:commentId w16cid:paraId="533EA9C8" w16cid:durableId="0435C6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2078" w14:textId="77777777" w:rsidR="00870BF5" w:rsidRDefault="00870BF5">
      <w:r>
        <w:separator/>
      </w:r>
    </w:p>
  </w:endnote>
  <w:endnote w:type="continuationSeparator" w:id="0">
    <w:p w14:paraId="26887278" w14:textId="77777777" w:rsidR="00870BF5" w:rsidRDefault="00870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59D63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2033A4BA" w14:textId="77777777" w:rsidR="00347AC5" w:rsidRDefault="00347AC5" w:rsidP="00347AC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BE1EB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576D15B" w14:textId="77777777" w:rsidR="00347AC5" w:rsidRDefault="00347AC5" w:rsidP="00347AC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57872" w14:textId="77777777" w:rsidR="00870BF5" w:rsidRDefault="00870BF5">
      <w:r>
        <w:separator/>
      </w:r>
    </w:p>
  </w:footnote>
  <w:footnote w:type="continuationSeparator" w:id="0">
    <w:p w14:paraId="524513BF" w14:textId="77777777" w:rsidR="00870BF5" w:rsidRDefault="00870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620BB" w14:textId="77777777" w:rsidR="00320BFA" w:rsidRDefault="00320BFA">
    <w:pPr>
      <w:pStyle w:val="Cabealho"/>
      <w:tabs>
        <w:tab w:val="clear" w:pos="8640"/>
        <w:tab w:val="right" w:pos="8931"/>
      </w:tabs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73"/>
      <w:gridCol w:w="4744"/>
      <w:gridCol w:w="1139"/>
    </w:tblGrid>
    <w:tr w:rsidR="00320BFA" w14:paraId="4B437F11" w14:textId="77777777" w:rsidTr="006746CA">
      <w:tc>
        <w:tcPr>
          <w:tcW w:w="3227" w:type="dxa"/>
          <w:shd w:val="clear" w:color="auto" w:fill="auto"/>
        </w:tcPr>
        <w:p w14:paraId="3631B2AE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PROJETO TCC - BCC</w:t>
          </w:r>
        </w:p>
      </w:tc>
      <w:tc>
        <w:tcPr>
          <w:tcW w:w="4819" w:type="dxa"/>
          <w:shd w:val="clear" w:color="auto" w:fill="auto"/>
        </w:tcPr>
        <w:p w14:paraId="2BA09B2C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  <w:r>
            <w:rPr>
              <w:rStyle w:val="Nmerodepgina"/>
            </w:rPr>
            <w:t>ANO/SEMESTRE:</w:t>
          </w:r>
        </w:p>
      </w:tc>
      <w:tc>
        <w:tcPr>
          <w:tcW w:w="1166" w:type="dxa"/>
          <w:shd w:val="clear" w:color="auto" w:fill="auto"/>
        </w:tcPr>
        <w:p w14:paraId="4B6DB848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</w:p>
      </w:tc>
    </w:tr>
  </w:tbl>
  <w:p w14:paraId="776E9201" w14:textId="77777777" w:rsidR="00320BFA" w:rsidRDefault="00320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B03C647E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pStyle w:val="TF-alneacomletras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pStyle w:val="TF-subalineasn2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pStyle w:val="TF-subalineasn3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71A2B03"/>
    <w:multiLevelType w:val="multilevel"/>
    <w:tmpl w:val="8A0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F68A2"/>
    <w:multiLevelType w:val="multilevel"/>
    <w:tmpl w:val="FD88D4AA"/>
    <w:lvl w:ilvl="0">
      <w:start w:val="1"/>
      <w:numFmt w:val="lowerLetter"/>
      <w:pStyle w:val="TF-ALNEA"/>
      <w:lvlText w:val="%1)"/>
      <w:lvlJc w:val="left"/>
      <w:pPr>
        <w:tabs>
          <w:tab w:val="num" w:pos="1106"/>
        </w:tabs>
        <w:ind w:left="1106" w:hanging="397"/>
      </w:pPr>
      <w:rPr>
        <w:rFonts w:hint="default"/>
      </w:rPr>
    </w:lvl>
    <w:lvl w:ilvl="1">
      <w:start w:val="1"/>
      <w:numFmt w:val="none"/>
      <w:pStyle w:val="TF-SUBALNEAnvel1"/>
      <w:lvlText w:val="-"/>
      <w:lvlJc w:val="left"/>
      <w:pPr>
        <w:tabs>
          <w:tab w:val="num" w:pos="1447"/>
        </w:tabs>
        <w:ind w:left="1447" w:hanging="380"/>
      </w:pPr>
      <w:rPr>
        <w:rFonts w:hint="default"/>
      </w:rPr>
    </w:lvl>
    <w:lvl w:ilvl="2">
      <w:start w:val="1"/>
      <w:numFmt w:val="none"/>
      <w:pStyle w:val="TF-SUBALNEAnvel2"/>
      <w:lvlText w:val="%3-"/>
      <w:lvlJc w:val="left"/>
      <w:pPr>
        <w:tabs>
          <w:tab w:val="num" w:pos="1787"/>
        </w:tabs>
        <w:ind w:left="1787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69"/>
        </w:tabs>
        <w:ind w:left="1469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29"/>
        </w:tabs>
        <w:ind w:left="1829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89"/>
        </w:tabs>
        <w:ind w:left="2189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49"/>
        </w:tabs>
        <w:ind w:left="2549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909"/>
        </w:tabs>
        <w:ind w:left="2909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69"/>
        </w:tabs>
        <w:ind w:left="3269" w:hanging="360"/>
      </w:pPr>
      <w:rPr>
        <w:rFonts w:hint="default"/>
      </w:rPr>
    </w:lvl>
  </w:abstractNum>
  <w:abstractNum w:abstractNumId="4" w15:restartNumberingAfterBreak="0">
    <w:nsid w:val="0DFC2685"/>
    <w:multiLevelType w:val="multilevel"/>
    <w:tmpl w:val="D8FA97BA"/>
    <w:lvl w:ilvl="0">
      <w:start w:val="1"/>
      <w:numFmt w:val="decimal"/>
      <w:pStyle w:val="TF-avaliao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F-avaliaoTTULO2c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" w15:restartNumberingAfterBreak="0">
    <w:nsid w:val="22FD7F84"/>
    <w:multiLevelType w:val="hybridMultilevel"/>
    <w:tmpl w:val="3D4276C6"/>
    <w:lvl w:ilvl="0" w:tplc="BA54D594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6" w15:restartNumberingAfterBreak="0">
    <w:nsid w:val="6B043891"/>
    <w:multiLevelType w:val="multilevel"/>
    <w:tmpl w:val="89E48C4A"/>
    <w:lvl w:ilvl="0">
      <w:start w:val="1"/>
      <w:numFmt w:val="decimal"/>
      <w:pStyle w:val="TF-xAvalITE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7" w15:restartNumberingAfterBreak="0">
    <w:nsid w:val="795F0AE5"/>
    <w:multiLevelType w:val="multilevel"/>
    <w:tmpl w:val="7E1A0E16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7BFE0412"/>
    <w:multiLevelType w:val="hybridMultilevel"/>
    <w:tmpl w:val="3FC289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num w:numId="1" w16cid:durableId="1263762718">
    <w:abstractNumId w:val="0"/>
  </w:num>
  <w:num w:numId="2" w16cid:durableId="407583022">
    <w:abstractNumId w:val="3"/>
  </w:num>
  <w:num w:numId="3" w16cid:durableId="1620797825">
    <w:abstractNumId w:val="3"/>
  </w:num>
  <w:num w:numId="4" w16cid:durableId="1176723425">
    <w:abstractNumId w:val="1"/>
  </w:num>
  <w:num w:numId="5" w16cid:durableId="3025818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43420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6854708">
    <w:abstractNumId w:val="3"/>
  </w:num>
  <w:num w:numId="8" w16cid:durableId="14897835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029060">
    <w:abstractNumId w:val="7"/>
  </w:num>
  <w:num w:numId="10" w16cid:durableId="2507457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167486">
    <w:abstractNumId w:val="4"/>
  </w:num>
  <w:num w:numId="12" w16cid:durableId="1732073986">
    <w:abstractNumId w:val="6"/>
  </w:num>
  <w:num w:numId="13" w16cid:durableId="13899580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82224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81728551">
    <w:abstractNumId w:val="8"/>
  </w:num>
  <w:num w:numId="16" w16cid:durableId="670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3028683">
    <w:abstractNumId w:val="8"/>
  </w:num>
  <w:num w:numId="18" w16cid:durableId="21469215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1408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83554953">
    <w:abstractNumId w:val="2"/>
  </w:num>
  <w:num w:numId="21" w16cid:durableId="619609301">
    <w:abstractNumId w:val="5"/>
  </w:num>
  <w:num w:numId="22" w16cid:durableId="15989476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06311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lton Solano dos Reis">
    <w15:presenceInfo w15:providerId="AD" w15:userId="S::dalton@furb.br::6af4c44a-d9df-45de-a1b2-d9ee411f49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trackRevision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224C"/>
    <w:rsid w:val="00007509"/>
    <w:rsid w:val="00012922"/>
    <w:rsid w:val="0001575C"/>
    <w:rsid w:val="000179B5"/>
    <w:rsid w:val="00017B62"/>
    <w:rsid w:val="000204E7"/>
    <w:rsid w:val="00023FA0"/>
    <w:rsid w:val="0002602F"/>
    <w:rsid w:val="00030E4A"/>
    <w:rsid w:val="00031A27"/>
    <w:rsid w:val="00031D06"/>
    <w:rsid w:val="00031EE0"/>
    <w:rsid w:val="0004641A"/>
    <w:rsid w:val="00052A07"/>
    <w:rsid w:val="000533DA"/>
    <w:rsid w:val="0005457F"/>
    <w:rsid w:val="000608E9"/>
    <w:rsid w:val="00061FEB"/>
    <w:rsid w:val="000667DF"/>
    <w:rsid w:val="0007209B"/>
    <w:rsid w:val="00075792"/>
    <w:rsid w:val="00080F9C"/>
    <w:rsid w:val="0008579A"/>
    <w:rsid w:val="00086AA8"/>
    <w:rsid w:val="0008732D"/>
    <w:rsid w:val="00095E91"/>
    <w:rsid w:val="0009735C"/>
    <w:rsid w:val="000A104C"/>
    <w:rsid w:val="000A19DE"/>
    <w:rsid w:val="000A3EAB"/>
    <w:rsid w:val="000B12B2"/>
    <w:rsid w:val="000B3868"/>
    <w:rsid w:val="000C1926"/>
    <w:rsid w:val="000C1A18"/>
    <w:rsid w:val="000C648D"/>
    <w:rsid w:val="000D1294"/>
    <w:rsid w:val="000D6763"/>
    <w:rsid w:val="000D77C2"/>
    <w:rsid w:val="000E039E"/>
    <w:rsid w:val="000E27F9"/>
    <w:rsid w:val="000E2B1E"/>
    <w:rsid w:val="000E311F"/>
    <w:rsid w:val="000E3A68"/>
    <w:rsid w:val="000E6CE0"/>
    <w:rsid w:val="000F77E3"/>
    <w:rsid w:val="00100790"/>
    <w:rsid w:val="00107B02"/>
    <w:rsid w:val="0011363A"/>
    <w:rsid w:val="00113A3F"/>
    <w:rsid w:val="001164FE"/>
    <w:rsid w:val="00121714"/>
    <w:rsid w:val="00123ED8"/>
    <w:rsid w:val="00125084"/>
    <w:rsid w:val="00125277"/>
    <w:rsid w:val="001375F7"/>
    <w:rsid w:val="001476AF"/>
    <w:rsid w:val="001554E9"/>
    <w:rsid w:val="00162BF1"/>
    <w:rsid w:val="00163CFB"/>
    <w:rsid w:val="0016560C"/>
    <w:rsid w:val="00186092"/>
    <w:rsid w:val="00193A97"/>
    <w:rsid w:val="001948BE"/>
    <w:rsid w:val="0019547B"/>
    <w:rsid w:val="001A12CE"/>
    <w:rsid w:val="001A6292"/>
    <w:rsid w:val="001A7511"/>
    <w:rsid w:val="001B2F1E"/>
    <w:rsid w:val="001C33B0"/>
    <w:rsid w:val="001C57E6"/>
    <w:rsid w:val="001C5CBB"/>
    <w:rsid w:val="001D1B9C"/>
    <w:rsid w:val="001D465C"/>
    <w:rsid w:val="001D6234"/>
    <w:rsid w:val="001E646A"/>
    <w:rsid w:val="001E682E"/>
    <w:rsid w:val="001F007F"/>
    <w:rsid w:val="001F0D36"/>
    <w:rsid w:val="00202F3F"/>
    <w:rsid w:val="002149E6"/>
    <w:rsid w:val="002203BF"/>
    <w:rsid w:val="00224BB2"/>
    <w:rsid w:val="00235240"/>
    <w:rsid w:val="002368FD"/>
    <w:rsid w:val="0024110F"/>
    <w:rsid w:val="002423AB"/>
    <w:rsid w:val="002440B0"/>
    <w:rsid w:val="00252AC2"/>
    <w:rsid w:val="0025685C"/>
    <w:rsid w:val="002714D3"/>
    <w:rsid w:val="00276E8F"/>
    <w:rsid w:val="0027792D"/>
    <w:rsid w:val="00282723"/>
    <w:rsid w:val="00282788"/>
    <w:rsid w:val="0028617A"/>
    <w:rsid w:val="0029608A"/>
    <w:rsid w:val="002A6617"/>
    <w:rsid w:val="002A7E1B"/>
    <w:rsid w:val="002B0EDC"/>
    <w:rsid w:val="002B4718"/>
    <w:rsid w:val="002C5E40"/>
    <w:rsid w:val="002E18F5"/>
    <w:rsid w:val="002E3DD7"/>
    <w:rsid w:val="002E6DD1"/>
    <w:rsid w:val="002F027E"/>
    <w:rsid w:val="002F6021"/>
    <w:rsid w:val="00312CEA"/>
    <w:rsid w:val="00320BFA"/>
    <w:rsid w:val="0032378D"/>
    <w:rsid w:val="003255B3"/>
    <w:rsid w:val="003323B0"/>
    <w:rsid w:val="00335048"/>
    <w:rsid w:val="00340AD0"/>
    <w:rsid w:val="00340B6D"/>
    <w:rsid w:val="00340C8E"/>
    <w:rsid w:val="00344540"/>
    <w:rsid w:val="00347AC5"/>
    <w:rsid w:val="003519A3"/>
    <w:rsid w:val="00362443"/>
    <w:rsid w:val="003650E7"/>
    <w:rsid w:val="0037046F"/>
    <w:rsid w:val="00377DA7"/>
    <w:rsid w:val="00383087"/>
    <w:rsid w:val="003A2B7D"/>
    <w:rsid w:val="003A48D2"/>
    <w:rsid w:val="003A4A75"/>
    <w:rsid w:val="003A5366"/>
    <w:rsid w:val="003B2EB4"/>
    <w:rsid w:val="003B647A"/>
    <w:rsid w:val="003C5262"/>
    <w:rsid w:val="003C589C"/>
    <w:rsid w:val="003D0E02"/>
    <w:rsid w:val="003D398C"/>
    <w:rsid w:val="003D473B"/>
    <w:rsid w:val="003D4B35"/>
    <w:rsid w:val="003E4F19"/>
    <w:rsid w:val="003F5F25"/>
    <w:rsid w:val="0040436D"/>
    <w:rsid w:val="00410543"/>
    <w:rsid w:val="004173CC"/>
    <w:rsid w:val="00421F2D"/>
    <w:rsid w:val="00422681"/>
    <w:rsid w:val="0042356B"/>
    <w:rsid w:val="0042420A"/>
    <w:rsid w:val="004243D2"/>
    <w:rsid w:val="00424610"/>
    <w:rsid w:val="00424AD5"/>
    <w:rsid w:val="00431C8E"/>
    <w:rsid w:val="00435424"/>
    <w:rsid w:val="00451B94"/>
    <w:rsid w:val="00455AED"/>
    <w:rsid w:val="004661F2"/>
    <w:rsid w:val="00470C41"/>
    <w:rsid w:val="0047690F"/>
    <w:rsid w:val="00476C78"/>
    <w:rsid w:val="00482174"/>
    <w:rsid w:val="0048576D"/>
    <w:rsid w:val="00493B1A"/>
    <w:rsid w:val="0049495C"/>
    <w:rsid w:val="00495205"/>
    <w:rsid w:val="004973E1"/>
    <w:rsid w:val="00497EF6"/>
    <w:rsid w:val="004B2D54"/>
    <w:rsid w:val="004B42D8"/>
    <w:rsid w:val="004B6B8F"/>
    <w:rsid w:val="004B7511"/>
    <w:rsid w:val="004E23CE"/>
    <w:rsid w:val="004E516B"/>
    <w:rsid w:val="004F3C47"/>
    <w:rsid w:val="00500539"/>
    <w:rsid w:val="00503373"/>
    <w:rsid w:val="00503F3F"/>
    <w:rsid w:val="00504693"/>
    <w:rsid w:val="0050470F"/>
    <w:rsid w:val="005312EB"/>
    <w:rsid w:val="00536336"/>
    <w:rsid w:val="0054044B"/>
    <w:rsid w:val="00542ED7"/>
    <w:rsid w:val="00550D4A"/>
    <w:rsid w:val="00564A29"/>
    <w:rsid w:val="00564FBC"/>
    <w:rsid w:val="005705A9"/>
    <w:rsid w:val="00572864"/>
    <w:rsid w:val="00581BD6"/>
    <w:rsid w:val="0058482B"/>
    <w:rsid w:val="0058618A"/>
    <w:rsid w:val="00587002"/>
    <w:rsid w:val="00591611"/>
    <w:rsid w:val="00592BA8"/>
    <w:rsid w:val="005A10B7"/>
    <w:rsid w:val="005A362B"/>
    <w:rsid w:val="005A4952"/>
    <w:rsid w:val="005A4CE8"/>
    <w:rsid w:val="005B20A1"/>
    <w:rsid w:val="005B2478"/>
    <w:rsid w:val="005B2E12"/>
    <w:rsid w:val="005C03AF"/>
    <w:rsid w:val="005C21FC"/>
    <w:rsid w:val="005C285F"/>
    <w:rsid w:val="005C30AE"/>
    <w:rsid w:val="005C4A18"/>
    <w:rsid w:val="005E35F3"/>
    <w:rsid w:val="005E400D"/>
    <w:rsid w:val="005E698D"/>
    <w:rsid w:val="005F09F1"/>
    <w:rsid w:val="005F3CE5"/>
    <w:rsid w:val="005F430A"/>
    <w:rsid w:val="005F645A"/>
    <w:rsid w:val="005F7EDE"/>
    <w:rsid w:val="0060060C"/>
    <w:rsid w:val="006118D1"/>
    <w:rsid w:val="0061251F"/>
    <w:rsid w:val="00613B57"/>
    <w:rsid w:val="00620D93"/>
    <w:rsid w:val="0062386A"/>
    <w:rsid w:val="0062497C"/>
    <w:rsid w:val="0062576D"/>
    <w:rsid w:val="00625788"/>
    <w:rsid w:val="006305AA"/>
    <w:rsid w:val="0063277E"/>
    <w:rsid w:val="00635ECF"/>
    <w:rsid w:val="006364F4"/>
    <w:rsid w:val="00640352"/>
    <w:rsid w:val="006426D5"/>
    <w:rsid w:val="00642924"/>
    <w:rsid w:val="006466FF"/>
    <w:rsid w:val="00646A5F"/>
    <w:rsid w:val="006475C1"/>
    <w:rsid w:val="00656C00"/>
    <w:rsid w:val="00661967"/>
    <w:rsid w:val="00661F61"/>
    <w:rsid w:val="00671B49"/>
    <w:rsid w:val="00674155"/>
    <w:rsid w:val="006746CA"/>
    <w:rsid w:val="00684291"/>
    <w:rsid w:val="00695745"/>
    <w:rsid w:val="0069600B"/>
    <w:rsid w:val="006A0A1A"/>
    <w:rsid w:val="006A6460"/>
    <w:rsid w:val="006B0760"/>
    <w:rsid w:val="006B104E"/>
    <w:rsid w:val="006B5AEA"/>
    <w:rsid w:val="006B6099"/>
    <w:rsid w:val="006B6383"/>
    <w:rsid w:val="006B640D"/>
    <w:rsid w:val="006C61FA"/>
    <w:rsid w:val="006D0896"/>
    <w:rsid w:val="006D2982"/>
    <w:rsid w:val="006E25D2"/>
    <w:rsid w:val="0070115F"/>
    <w:rsid w:val="0070391A"/>
    <w:rsid w:val="00706486"/>
    <w:rsid w:val="007214E3"/>
    <w:rsid w:val="007222F7"/>
    <w:rsid w:val="00724679"/>
    <w:rsid w:val="00725368"/>
    <w:rsid w:val="007304F3"/>
    <w:rsid w:val="00730839"/>
    <w:rsid w:val="00730F60"/>
    <w:rsid w:val="00733FF9"/>
    <w:rsid w:val="00752038"/>
    <w:rsid w:val="007554DF"/>
    <w:rsid w:val="0075776D"/>
    <w:rsid w:val="007613FB"/>
    <w:rsid w:val="00761E34"/>
    <w:rsid w:val="00770837"/>
    <w:rsid w:val="007722BF"/>
    <w:rsid w:val="0077580B"/>
    <w:rsid w:val="00781167"/>
    <w:rsid w:val="007854B3"/>
    <w:rsid w:val="00786A68"/>
    <w:rsid w:val="0078787D"/>
    <w:rsid w:val="00787FA8"/>
    <w:rsid w:val="007944F8"/>
    <w:rsid w:val="007973E3"/>
    <w:rsid w:val="007A1883"/>
    <w:rsid w:val="007C5709"/>
    <w:rsid w:val="007D0720"/>
    <w:rsid w:val="007D10F2"/>
    <w:rsid w:val="007D207E"/>
    <w:rsid w:val="007D6DEC"/>
    <w:rsid w:val="007E46A1"/>
    <w:rsid w:val="007E730D"/>
    <w:rsid w:val="007E7311"/>
    <w:rsid w:val="007F20C0"/>
    <w:rsid w:val="007F38A6"/>
    <w:rsid w:val="007F403E"/>
    <w:rsid w:val="00802D0F"/>
    <w:rsid w:val="008072AC"/>
    <w:rsid w:val="00810CEA"/>
    <w:rsid w:val="0081358C"/>
    <w:rsid w:val="008233E5"/>
    <w:rsid w:val="00833DE8"/>
    <w:rsid w:val="00833F47"/>
    <w:rsid w:val="008348C3"/>
    <w:rsid w:val="008373B4"/>
    <w:rsid w:val="008404C4"/>
    <w:rsid w:val="00847D37"/>
    <w:rsid w:val="0085001D"/>
    <w:rsid w:val="00870802"/>
    <w:rsid w:val="00870BF5"/>
    <w:rsid w:val="00871A41"/>
    <w:rsid w:val="00886D76"/>
    <w:rsid w:val="00897019"/>
    <w:rsid w:val="008A3072"/>
    <w:rsid w:val="008A465D"/>
    <w:rsid w:val="008B0A07"/>
    <w:rsid w:val="008B35FB"/>
    <w:rsid w:val="008B781F"/>
    <w:rsid w:val="008C0069"/>
    <w:rsid w:val="008C1495"/>
    <w:rsid w:val="008C5E2A"/>
    <w:rsid w:val="008D4159"/>
    <w:rsid w:val="008D5522"/>
    <w:rsid w:val="008D69C5"/>
    <w:rsid w:val="008D7404"/>
    <w:rsid w:val="008E0F86"/>
    <w:rsid w:val="008F2DC1"/>
    <w:rsid w:val="008F70AD"/>
    <w:rsid w:val="008F7CE2"/>
    <w:rsid w:val="00900DB1"/>
    <w:rsid w:val="009022BF"/>
    <w:rsid w:val="00911CD9"/>
    <w:rsid w:val="00912B71"/>
    <w:rsid w:val="009217F6"/>
    <w:rsid w:val="009261DE"/>
    <w:rsid w:val="00931632"/>
    <w:rsid w:val="00932C92"/>
    <w:rsid w:val="009342FB"/>
    <w:rsid w:val="009454E4"/>
    <w:rsid w:val="00946836"/>
    <w:rsid w:val="00956BF8"/>
    <w:rsid w:val="00962B01"/>
    <w:rsid w:val="0096683A"/>
    <w:rsid w:val="00967611"/>
    <w:rsid w:val="009750D7"/>
    <w:rsid w:val="00984240"/>
    <w:rsid w:val="00987F2B"/>
    <w:rsid w:val="00995B07"/>
    <w:rsid w:val="009A2619"/>
    <w:rsid w:val="009A5850"/>
    <w:rsid w:val="009B10D6"/>
    <w:rsid w:val="009C03AF"/>
    <w:rsid w:val="009D3713"/>
    <w:rsid w:val="009D65D0"/>
    <w:rsid w:val="009D7E91"/>
    <w:rsid w:val="009E135E"/>
    <w:rsid w:val="009E3C92"/>
    <w:rsid w:val="009E5119"/>
    <w:rsid w:val="009E54F4"/>
    <w:rsid w:val="009E5B6E"/>
    <w:rsid w:val="009E71AD"/>
    <w:rsid w:val="009E7DF9"/>
    <w:rsid w:val="009F2BFA"/>
    <w:rsid w:val="00A017C9"/>
    <w:rsid w:val="00A03A3D"/>
    <w:rsid w:val="00A045C4"/>
    <w:rsid w:val="00A10DFA"/>
    <w:rsid w:val="00A21708"/>
    <w:rsid w:val="00A22362"/>
    <w:rsid w:val="00A249BA"/>
    <w:rsid w:val="00A307C7"/>
    <w:rsid w:val="00A44581"/>
    <w:rsid w:val="00A45093"/>
    <w:rsid w:val="00A50EAF"/>
    <w:rsid w:val="00A602F9"/>
    <w:rsid w:val="00A650EE"/>
    <w:rsid w:val="00A662C8"/>
    <w:rsid w:val="00A71157"/>
    <w:rsid w:val="00A77844"/>
    <w:rsid w:val="00A966E6"/>
    <w:rsid w:val="00AA4EEC"/>
    <w:rsid w:val="00AB2BE3"/>
    <w:rsid w:val="00AB7834"/>
    <w:rsid w:val="00AC1B10"/>
    <w:rsid w:val="00AC4D5F"/>
    <w:rsid w:val="00AD1D2C"/>
    <w:rsid w:val="00AD5232"/>
    <w:rsid w:val="00AE0525"/>
    <w:rsid w:val="00AE08DB"/>
    <w:rsid w:val="00AE2729"/>
    <w:rsid w:val="00AE3148"/>
    <w:rsid w:val="00AE5AE2"/>
    <w:rsid w:val="00AE7343"/>
    <w:rsid w:val="00B00A13"/>
    <w:rsid w:val="00B00D69"/>
    <w:rsid w:val="00B00E04"/>
    <w:rsid w:val="00B05485"/>
    <w:rsid w:val="00B1458E"/>
    <w:rsid w:val="00B14C51"/>
    <w:rsid w:val="00B20021"/>
    <w:rsid w:val="00B20FDE"/>
    <w:rsid w:val="00B32811"/>
    <w:rsid w:val="00B42041"/>
    <w:rsid w:val="00B43FBF"/>
    <w:rsid w:val="00B44F11"/>
    <w:rsid w:val="00B51846"/>
    <w:rsid w:val="00B62979"/>
    <w:rsid w:val="00B70056"/>
    <w:rsid w:val="00B74D75"/>
    <w:rsid w:val="00B823A7"/>
    <w:rsid w:val="00B82E4D"/>
    <w:rsid w:val="00B838FD"/>
    <w:rsid w:val="00B90FA5"/>
    <w:rsid w:val="00B919F1"/>
    <w:rsid w:val="00BA2260"/>
    <w:rsid w:val="00BB1AF5"/>
    <w:rsid w:val="00BB468D"/>
    <w:rsid w:val="00BC0E8D"/>
    <w:rsid w:val="00BC4F18"/>
    <w:rsid w:val="00BD3A87"/>
    <w:rsid w:val="00BE6551"/>
    <w:rsid w:val="00BF093B"/>
    <w:rsid w:val="00C00B88"/>
    <w:rsid w:val="00C06B2A"/>
    <w:rsid w:val="00C35E57"/>
    <w:rsid w:val="00C35E80"/>
    <w:rsid w:val="00C40AA2"/>
    <w:rsid w:val="00C4244F"/>
    <w:rsid w:val="00C458D3"/>
    <w:rsid w:val="00C632ED"/>
    <w:rsid w:val="00C66150"/>
    <w:rsid w:val="00C70EF5"/>
    <w:rsid w:val="00C756C5"/>
    <w:rsid w:val="00C81495"/>
    <w:rsid w:val="00C82195"/>
    <w:rsid w:val="00C82CAE"/>
    <w:rsid w:val="00C8442E"/>
    <w:rsid w:val="00C930A8"/>
    <w:rsid w:val="00CA108B"/>
    <w:rsid w:val="00CA6CDB"/>
    <w:rsid w:val="00CB520A"/>
    <w:rsid w:val="00CB5E13"/>
    <w:rsid w:val="00CC3524"/>
    <w:rsid w:val="00CC72B4"/>
    <w:rsid w:val="00CC753A"/>
    <w:rsid w:val="00CD27BE"/>
    <w:rsid w:val="00CD29E9"/>
    <w:rsid w:val="00CD4BBC"/>
    <w:rsid w:val="00CD6F0F"/>
    <w:rsid w:val="00CE0BB7"/>
    <w:rsid w:val="00CE3E9A"/>
    <w:rsid w:val="00CE708B"/>
    <w:rsid w:val="00CF2196"/>
    <w:rsid w:val="00CF26B7"/>
    <w:rsid w:val="00CF6E39"/>
    <w:rsid w:val="00CF72DA"/>
    <w:rsid w:val="00D03B57"/>
    <w:rsid w:val="00D0769A"/>
    <w:rsid w:val="00D15B4E"/>
    <w:rsid w:val="00D177E7"/>
    <w:rsid w:val="00D2079F"/>
    <w:rsid w:val="00D37684"/>
    <w:rsid w:val="00D447EF"/>
    <w:rsid w:val="00D505E2"/>
    <w:rsid w:val="00D6498F"/>
    <w:rsid w:val="00D7034F"/>
    <w:rsid w:val="00D7463D"/>
    <w:rsid w:val="00D765F9"/>
    <w:rsid w:val="00D7661B"/>
    <w:rsid w:val="00D80F5A"/>
    <w:rsid w:val="00D8358A"/>
    <w:rsid w:val="00D83DE8"/>
    <w:rsid w:val="00D84943"/>
    <w:rsid w:val="00D94AE7"/>
    <w:rsid w:val="00D966B3"/>
    <w:rsid w:val="00D970F0"/>
    <w:rsid w:val="00DA4540"/>
    <w:rsid w:val="00DA587E"/>
    <w:rsid w:val="00DA60F4"/>
    <w:rsid w:val="00DA72D4"/>
    <w:rsid w:val="00DB0F8B"/>
    <w:rsid w:val="00DB3052"/>
    <w:rsid w:val="00DC2D17"/>
    <w:rsid w:val="00DE23BF"/>
    <w:rsid w:val="00DE3981"/>
    <w:rsid w:val="00DE40DD"/>
    <w:rsid w:val="00DE7755"/>
    <w:rsid w:val="00DF059A"/>
    <w:rsid w:val="00DF3D56"/>
    <w:rsid w:val="00DF64E9"/>
    <w:rsid w:val="00DF6D19"/>
    <w:rsid w:val="00DF6ED2"/>
    <w:rsid w:val="00DF70F5"/>
    <w:rsid w:val="00E2252C"/>
    <w:rsid w:val="00E270C0"/>
    <w:rsid w:val="00E36D82"/>
    <w:rsid w:val="00E460B9"/>
    <w:rsid w:val="00E51601"/>
    <w:rsid w:val="00E51965"/>
    <w:rsid w:val="00E638A0"/>
    <w:rsid w:val="00E64CA9"/>
    <w:rsid w:val="00E67121"/>
    <w:rsid w:val="00E7198D"/>
    <w:rsid w:val="00E735AF"/>
    <w:rsid w:val="00E74CA6"/>
    <w:rsid w:val="00E75E3D"/>
    <w:rsid w:val="00E84491"/>
    <w:rsid w:val="00E9731C"/>
    <w:rsid w:val="00EA4E4C"/>
    <w:rsid w:val="00EB01F5"/>
    <w:rsid w:val="00EB04B7"/>
    <w:rsid w:val="00EB7992"/>
    <w:rsid w:val="00EC0104"/>
    <w:rsid w:val="00EC0184"/>
    <w:rsid w:val="00EC2D7A"/>
    <w:rsid w:val="00EC633A"/>
    <w:rsid w:val="00ED1B9D"/>
    <w:rsid w:val="00EE056F"/>
    <w:rsid w:val="00EF43F5"/>
    <w:rsid w:val="00EF6DB3"/>
    <w:rsid w:val="00EF74D7"/>
    <w:rsid w:val="00EF7BF1"/>
    <w:rsid w:val="00F0030C"/>
    <w:rsid w:val="00F017AF"/>
    <w:rsid w:val="00F02ECF"/>
    <w:rsid w:val="00F041C4"/>
    <w:rsid w:val="00F14812"/>
    <w:rsid w:val="00F1598C"/>
    <w:rsid w:val="00F20BC6"/>
    <w:rsid w:val="00F21403"/>
    <w:rsid w:val="00F255FC"/>
    <w:rsid w:val="00F259B0"/>
    <w:rsid w:val="00F26A20"/>
    <w:rsid w:val="00F276C9"/>
    <w:rsid w:val="00F31359"/>
    <w:rsid w:val="00F3649F"/>
    <w:rsid w:val="00F40141"/>
    <w:rsid w:val="00F40690"/>
    <w:rsid w:val="00F43B8F"/>
    <w:rsid w:val="00F51785"/>
    <w:rsid w:val="00F530D7"/>
    <w:rsid w:val="00F541E6"/>
    <w:rsid w:val="00F62F49"/>
    <w:rsid w:val="00F640BF"/>
    <w:rsid w:val="00F70754"/>
    <w:rsid w:val="00F77926"/>
    <w:rsid w:val="00F83A19"/>
    <w:rsid w:val="00F879A1"/>
    <w:rsid w:val="00F917B2"/>
    <w:rsid w:val="00F92FC4"/>
    <w:rsid w:val="00F963A3"/>
    <w:rsid w:val="00F9793C"/>
    <w:rsid w:val="00FA0C14"/>
    <w:rsid w:val="00FA137A"/>
    <w:rsid w:val="00FA5504"/>
    <w:rsid w:val="00FB07B7"/>
    <w:rsid w:val="00FB4B02"/>
    <w:rsid w:val="00FC2831"/>
    <w:rsid w:val="00FC2D40"/>
    <w:rsid w:val="00FC3600"/>
    <w:rsid w:val="00FC4A9F"/>
    <w:rsid w:val="00FC565B"/>
    <w:rsid w:val="00FC6CA9"/>
    <w:rsid w:val="00FD1A7F"/>
    <w:rsid w:val="00FE006E"/>
    <w:rsid w:val="00FE0CA9"/>
    <w:rsid w:val="00FE197E"/>
    <w:rsid w:val="00FF0DF1"/>
    <w:rsid w:val="00FF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4CE87"/>
  <w15:docId w15:val="{0C3BFD61-1F4E-42EF-BA52-02374FD8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682E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autoRedefine/>
    <w:qFormat/>
    <w:rsid w:val="008B35FB"/>
    <w:pPr>
      <w:numPr>
        <w:numId w:val="1"/>
      </w:numPr>
      <w:tabs>
        <w:tab w:val="left" w:pos="284"/>
      </w:tabs>
      <w:spacing w:before="120" w:line="360" w:lineRule="auto"/>
      <w:ind w:left="284" w:hanging="284"/>
      <w:jc w:val="both"/>
      <w:outlineLvl w:val="0"/>
      <w:pPrChange w:id="0" w:author="Dalton Solano dos Reis" w:date="2023-10-23T10:57:00Z">
        <w:pPr>
          <w:keepNext/>
          <w:keepLines/>
          <w:numPr>
            <w:numId w:val="1"/>
          </w:numPr>
          <w:tabs>
            <w:tab w:val="left" w:pos="284"/>
          </w:tabs>
          <w:spacing w:before="120" w:line="360" w:lineRule="auto"/>
          <w:ind w:left="284" w:hanging="284"/>
          <w:jc w:val="both"/>
          <w:outlineLvl w:val="0"/>
        </w:pPr>
      </w:pPrChange>
    </w:pPr>
    <w:rPr>
      <w:b/>
      <w:caps/>
      <w:sz w:val="20"/>
      <w:rPrChange w:id="0" w:author="Dalton Solano dos Reis" w:date="2023-10-23T10:57:00Z">
        <w:rPr>
          <w:b/>
          <w:caps/>
          <w:szCs w:val="24"/>
          <w:lang w:val="pt-BR" w:eastAsia="pt-BR" w:bidi="ar-SA"/>
        </w:rPr>
      </w:rPrChange>
    </w:rPr>
  </w:style>
  <w:style w:type="paragraph" w:styleId="Ttulo2">
    <w:name w:val="heading 2"/>
    <w:aliases w:val="TF-TÍTULO 2"/>
    <w:next w:val="TF-TEXTO"/>
    <w:autoRedefine/>
    <w:qFormat/>
    <w:rsid w:val="00956BF8"/>
    <w:pPr>
      <w:keepNext/>
      <w:keepLines/>
      <w:numPr>
        <w:ilvl w:val="1"/>
        <w:numId w:val="1"/>
      </w:numPr>
      <w:spacing w:before="120" w:after="120"/>
      <w:ind w:left="567" w:hanging="567"/>
      <w:jc w:val="both"/>
      <w:outlineLvl w:val="1"/>
    </w:pPr>
    <w:rPr>
      <w:caps/>
      <w:color w:val="000000"/>
    </w:rPr>
  </w:style>
  <w:style w:type="paragraph" w:styleId="Ttulo3">
    <w:name w:val="heading 3"/>
    <w:aliases w:val="TF-TÍTULO 3"/>
    <w:next w:val="TF-TEXTO"/>
    <w:autoRedefine/>
    <w:qFormat/>
    <w:rsid w:val="004661F2"/>
    <w:pPr>
      <w:keepNext/>
      <w:keepLines/>
      <w:numPr>
        <w:ilvl w:val="2"/>
        <w:numId w:val="1"/>
      </w:numPr>
      <w:spacing w:before="240" w:line="360" w:lineRule="auto"/>
      <w:ind w:left="851" w:hanging="851"/>
      <w:jc w:val="both"/>
      <w:outlineLvl w:val="2"/>
    </w:pPr>
    <w:rPr>
      <w:color w:val="000000"/>
    </w:rPr>
  </w:style>
  <w:style w:type="paragraph" w:styleId="Ttulo4">
    <w:name w:val="heading 4"/>
    <w:aliases w:val="TF-TÍTULO 4"/>
    <w:next w:val="TF-TEXTO"/>
    <w:autoRedefine/>
    <w:qFormat/>
    <w:rsid w:val="004661F2"/>
    <w:pPr>
      <w:keepNext/>
      <w:keepLines/>
      <w:numPr>
        <w:ilvl w:val="3"/>
        <w:numId w:val="1"/>
      </w:numPr>
      <w:spacing w:before="240" w:line="360" w:lineRule="auto"/>
      <w:ind w:left="992" w:hanging="992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4661F2"/>
    <w:pPr>
      <w:keepNext/>
      <w:keepLines/>
      <w:numPr>
        <w:ilvl w:val="4"/>
        <w:numId w:val="1"/>
      </w:numPr>
      <w:spacing w:before="240" w:line="360" w:lineRule="auto"/>
      <w:ind w:left="1134" w:hanging="1134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424AD5"/>
    <w:pPr>
      <w:spacing w:after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capaCABEALHO">
    <w:name w:val="TF-capa CABEÇALHO"/>
    <w:semiHidden/>
    <w:pPr>
      <w:spacing w:line="480" w:lineRule="auto"/>
      <w:jc w:val="center"/>
    </w:pPr>
    <w:rPr>
      <w:b/>
      <w:caps/>
      <w:sz w:val="24"/>
    </w:rPr>
  </w:style>
  <w:style w:type="paragraph" w:customStyle="1" w:styleId="TF-capaTTULO">
    <w:name w:val="TF-capa TÍTULO"/>
    <w:next w:val="TF-capaAUTOR"/>
    <w:semiHidden/>
    <w:pPr>
      <w:spacing w:before="4600" w:line="480" w:lineRule="auto"/>
      <w:jc w:val="center"/>
    </w:pPr>
    <w:rPr>
      <w:b/>
      <w:caps/>
      <w:sz w:val="32"/>
    </w:rPr>
  </w:style>
  <w:style w:type="paragraph" w:customStyle="1" w:styleId="TF-capaAUTOR">
    <w:name w:val="TF-capa AUTOR"/>
    <w:semiHidden/>
    <w:pPr>
      <w:spacing w:before="720"/>
      <w:jc w:val="right"/>
    </w:pPr>
    <w:rPr>
      <w:b/>
      <w:caps/>
      <w:sz w:val="24"/>
    </w:rPr>
  </w:style>
  <w:style w:type="paragraph" w:customStyle="1" w:styleId="TF-capaID">
    <w:name w:val="TF-capa ID"/>
    <w:semiHidden/>
    <w:pPr>
      <w:jc w:val="right"/>
    </w:pPr>
    <w:rPr>
      <w:b/>
      <w:caps/>
      <w:sz w:val="24"/>
    </w:rPr>
  </w:style>
  <w:style w:type="paragraph" w:customStyle="1" w:styleId="TF-folharostoAUTOR">
    <w:name w:val="TF-folha rosto AUTOR"/>
    <w:basedOn w:val="TF-capaAUTOR"/>
    <w:semiHidden/>
    <w:pPr>
      <w:widowControl w:val="0"/>
      <w:spacing w:before="0"/>
      <w:jc w:val="center"/>
    </w:pPr>
  </w:style>
  <w:style w:type="paragraph" w:customStyle="1" w:styleId="TF-folharostoFINALIDADE">
    <w:name w:val="TF-folha rosto FINALIDADE"/>
    <w:semiHidden/>
    <w:pPr>
      <w:spacing w:before="720"/>
      <w:ind w:left="4536"/>
      <w:jc w:val="both"/>
    </w:pPr>
    <w:rPr>
      <w:color w:val="000000"/>
      <w:sz w:val="24"/>
    </w:rPr>
  </w:style>
  <w:style w:type="paragraph" w:customStyle="1" w:styleId="TF-folharostoTTULO">
    <w:name w:val="TF-folha rosto TÍTULO"/>
    <w:basedOn w:val="TF-capaTTULO"/>
    <w:semiHidden/>
    <w:pPr>
      <w:spacing w:before="2000"/>
    </w:pPr>
  </w:style>
  <w:style w:type="paragraph" w:customStyle="1" w:styleId="TF-autor">
    <w:name w:val="TF-autor"/>
    <w:basedOn w:val="TF-folharostoFINALIDADE"/>
    <w:semiHidden/>
    <w:rsid w:val="00F62F49"/>
    <w:pPr>
      <w:keepNext/>
      <w:keepLines/>
      <w:spacing w:before="0"/>
      <w:ind w:left="0"/>
      <w:jc w:val="right"/>
    </w:pPr>
  </w:style>
  <w:style w:type="paragraph" w:customStyle="1" w:styleId="TF-folharostoANO">
    <w:name w:val="TF-folha rosto ANO"/>
    <w:next w:val="TF-folharostoID"/>
    <w:semiHidden/>
    <w:pPr>
      <w:jc w:val="center"/>
    </w:pPr>
    <w:rPr>
      <w:b/>
      <w:caps/>
      <w:color w:val="000000"/>
      <w:sz w:val="24"/>
    </w:rPr>
  </w:style>
  <w:style w:type="paragraph" w:customStyle="1" w:styleId="TF-folharostoID">
    <w:name w:val="TF-folha rosto ID"/>
    <w:basedOn w:val="TF-capaID"/>
    <w:semiHidden/>
  </w:style>
  <w:style w:type="paragraph" w:customStyle="1" w:styleId="TF-folhaaprovaoTTULO">
    <w:name w:val="TF-folha aprovação TÍTULO"/>
    <w:basedOn w:val="TF-capaTTULO"/>
    <w:semiHidden/>
    <w:pPr>
      <w:pageBreakBefore/>
      <w:spacing w:before="0"/>
    </w:pPr>
  </w:style>
  <w:style w:type="paragraph" w:customStyle="1" w:styleId="TF-folhaaprovaoPOR">
    <w:name w:val="TF-folha aprovação POR"/>
    <w:semiHidden/>
    <w:pPr>
      <w:spacing w:before="1000"/>
      <w:jc w:val="center"/>
    </w:pPr>
    <w:rPr>
      <w:color w:val="000000"/>
      <w:sz w:val="24"/>
    </w:rPr>
  </w:style>
  <w:style w:type="paragraph" w:customStyle="1" w:styleId="TF-folhaaprovaoAUTOR">
    <w:name w:val="TF-folha aprovação AUTOR"/>
    <w:semiHidden/>
    <w:pPr>
      <w:spacing w:before="1000"/>
      <w:jc w:val="center"/>
    </w:pPr>
    <w:rPr>
      <w:b/>
      <w:caps/>
      <w:sz w:val="24"/>
    </w:rPr>
  </w:style>
  <w:style w:type="paragraph" w:customStyle="1" w:styleId="TF-folhaaprovaoASSINATURA">
    <w:name w:val="TF-folha aprovação ASSINATURA"/>
    <w:semiHidden/>
    <w:pPr>
      <w:spacing w:before="360"/>
      <w:ind w:left="2268"/>
    </w:pPr>
    <w:rPr>
      <w:b/>
      <w:color w:val="000000"/>
      <w:sz w:val="24"/>
    </w:rPr>
  </w:style>
  <w:style w:type="paragraph" w:customStyle="1" w:styleId="TF-folhaaprovaoFUNO">
    <w:name w:val="TF-folha aprovação FUNÇÃO"/>
    <w:semiHidden/>
    <w:pPr>
      <w:tabs>
        <w:tab w:val="left" w:pos="2268"/>
      </w:tabs>
    </w:pPr>
    <w:rPr>
      <w:color w:val="000000"/>
      <w:sz w:val="24"/>
    </w:rPr>
  </w:style>
  <w:style w:type="paragraph" w:customStyle="1" w:styleId="TF-folhaaprovaoDATA">
    <w:name w:val="TF-folha aprovação DATA"/>
    <w:semiHidden/>
    <w:pPr>
      <w:keepLines/>
      <w:jc w:val="center"/>
    </w:pPr>
    <w:rPr>
      <w:color w:val="000000"/>
      <w:sz w:val="24"/>
    </w:rPr>
  </w:style>
  <w:style w:type="paragraph" w:customStyle="1" w:styleId="TF-folhaaprovaoFINALIDADE">
    <w:name w:val="TF-folha aprovação FINALIDADE"/>
    <w:semiHidden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capaLOCAL">
    <w:name w:val="TF-capa LOCAL"/>
    <w:next w:val="TF-capaANO"/>
    <w:semiHidden/>
    <w:pPr>
      <w:jc w:val="center"/>
    </w:pPr>
    <w:rPr>
      <w:b/>
      <w:caps/>
      <w:sz w:val="24"/>
    </w:rPr>
  </w:style>
  <w:style w:type="paragraph" w:customStyle="1" w:styleId="TF-capaANO">
    <w:name w:val="TF-capa ANO"/>
    <w:next w:val="TF-capaID"/>
    <w:semiHidden/>
    <w:pPr>
      <w:jc w:val="center"/>
    </w:pPr>
    <w:rPr>
      <w:b/>
      <w:caps/>
      <w:sz w:val="24"/>
    </w:rPr>
  </w:style>
  <w:style w:type="paragraph" w:customStyle="1" w:styleId="TF-folharostoLOCAL">
    <w:name w:val="TF-folha rosto LOCAL"/>
    <w:semiHidden/>
    <w:pPr>
      <w:jc w:val="center"/>
    </w:pPr>
    <w:rPr>
      <w:b/>
      <w:caps/>
      <w:sz w:val="24"/>
    </w:rPr>
  </w:style>
  <w:style w:type="paragraph" w:customStyle="1" w:styleId="TF-dedicatria">
    <w:name w:val="TF-dedicatória"/>
    <w:semiHidden/>
    <w:pPr>
      <w:keepLines/>
      <w:pageBreakBefore/>
      <w:spacing w:before="6400"/>
      <w:ind w:left="4536"/>
      <w:jc w:val="both"/>
    </w:pPr>
    <w:rPr>
      <w:sz w:val="24"/>
    </w:rPr>
  </w:style>
  <w:style w:type="paragraph" w:customStyle="1" w:styleId="TF-agradecimentosTEXTO">
    <w:name w:val="TF-agradecimentos TEXTO"/>
    <w:semiHidden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epgrafeTEXTO">
    <w:name w:val="TF-epígrafe TEXTO"/>
    <w:next w:val="TF-epgrafeAUTOR"/>
    <w:semiHidden/>
    <w:pPr>
      <w:pageBreakBefore/>
      <w:spacing w:before="6400"/>
      <w:ind w:left="4536"/>
      <w:jc w:val="both"/>
    </w:pPr>
    <w:rPr>
      <w:sz w:val="24"/>
    </w:rPr>
  </w:style>
  <w:style w:type="paragraph" w:customStyle="1" w:styleId="TF-epgrafeAUTOR">
    <w:name w:val="TF-epígrafe AUTOR"/>
    <w:semiHidden/>
    <w:pPr>
      <w:spacing w:before="120" w:line="480" w:lineRule="auto"/>
      <w:jc w:val="right"/>
    </w:pPr>
    <w:rPr>
      <w:sz w:val="24"/>
    </w:rPr>
  </w:style>
  <w:style w:type="paragraph" w:customStyle="1" w:styleId="TF-abstractTTULO">
    <w:name w:val="TF-abstract TÍTULO"/>
    <w:basedOn w:val="Normal"/>
    <w:next w:val="TF-abstract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abstractTEXTO">
    <w:name w:val="TF-abstract TEXTO"/>
    <w:basedOn w:val="TF-resumoTEXTO"/>
    <w:next w:val="TF-abstractKEY-WORDS"/>
    <w:semiHidden/>
  </w:style>
  <w:style w:type="paragraph" w:customStyle="1" w:styleId="TF-resumoTEXTO">
    <w:name w:val="TF-resumo TEXTO"/>
    <w:next w:val="TF-resumoPALAVRAS-CHAVE"/>
    <w:semiHidden/>
    <w:rsid w:val="005A4952"/>
    <w:pPr>
      <w:spacing w:line="360" w:lineRule="auto"/>
      <w:jc w:val="both"/>
    </w:pPr>
    <w:rPr>
      <w:sz w:val="24"/>
    </w:rPr>
  </w:style>
  <w:style w:type="paragraph" w:customStyle="1" w:styleId="TF-resumoPALAVRAS-CHAVE">
    <w:name w:val="TF-resumo PALAVRAS-CHAVE"/>
    <w:basedOn w:val="TF-resumoTEXTO"/>
    <w:semiHidden/>
    <w:rsid w:val="005A4952"/>
    <w:pPr>
      <w:spacing w:before="240"/>
    </w:pPr>
  </w:style>
  <w:style w:type="paragraph" w:customStyle="1" w:styleId="TF-abstractKEY-WORDS">
    <w:name w:val="TF-abstract KEY-WORDS"/>
    <w:basedOn w:val="TF-resumoPALAVRAS-CHAVE"/>
    <w:semiHidden/>
  </w:style>
  <w:style w:type="paragraph" w:customStyle="1" w:styleId="TF-listadeilustraesTTULO">
    <w:name w:val="TF-lista de ilustrações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listadetabelasTTULO">
    <w:name w:val="TF-lista de tabelas TÍTULO"/>
    <w:basedOn w:val="Normal"/>
    <w:next w:val="TF-TEXTOQUADRO"/>
    <w:semiHidden/>
    <w:rsid w:val="001E682E"/>
    <w:pPr>
      <w:keepLines w:val="0"/>
      <w:jc w:val="center"/>
    </w:pPr>
    <w:rPr>
      <w:b/>
      <w:caps/>
      <w:sz w:val="28"/>
      <w:szCs w:val="20"/>
    </w:rPr>
  </w:style>
  <w:style w:type="paragraph" w:customStyle="1" w:styleId="TF-TEXTOQUADRO">
    <w:name w:val="TF-TEXTO QUADRO"/>
    <w:rsid w:val="00640352"/>
    <w:pPr>
      <w:keepNext/>
      <w:keepLines/>
    </w:pPr>
  </w:style>
  <w:style w:type="paragraph" w:customStyle="1" w:styleId="TF-listadesmbolosTTULO">
    <w:name w:val="TF-lista de símbolos TÍTULO"/>
    <w:basedOn w:val="Normal"/>
    <w:next w:val="TF-listadesmbolosITEM"/>
    <w:semiHidden/>
    <w:rsid w:val="001E682E"/>
    <w:pPr>
      <w:keepNext w:val="0"/>
      <w:keepLines w:val="0"/>
      <w:jc w:val="center"/>
    </w:pPr>
    <w:rPr>
      <w:b/>
      <w:caps/>
      <w:sz w:val="28"/>
      <w:szCs w:val="20"/>
    </w:rPr>
  </w:style>
  <w:style w:type="paragraph" w:customStyle="1" w:styleId="TF-listadesmbolosITEM">
    <w:name w:val="TF-lista de símbolos ITEM"/>
    <w:basedOn w:val="TF-listadesiglasITEM"/>
    <w:semiHidden/>
  </w:style>
  <w:style w:type="paragraph" w:customStyle="1" w:styleId="TF-listadesiglasITEM">
    <w:name w:val="TF-lista de siglas ITEM"/>
    <w:semiHidden/>
    <w:pPr>
      <w:spacing w:line="480" w:lineRule="auto"/>
      <w:jc w:val="both"/>
    </w:pPr>
    <w:rPr>
      <w:sz w:val="24"/>
    </w:rPr>
  </w:style>
  <w:style w:type="paragraph" w:customStyle="1" w:styleId="TF-sumrioTTULO">
    <w:name w:val="TF-sumário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refernciasbibliogrficasTTULO">
    <w:name w:val="TF-referências bibliográficas TÍTULO"/>
    <w:basedOn w:val="Normal"/>
    <w:next w:val="TF-refernciasITEM"/>
    <w:rsid w:val="007F20C0"/>
    <w:pPr>
      <w:keepLines w:val="0"/>
      <w:spacing w:before="120"/>
      <w:jc w:val="center"/>
    </w:pPr>
    <w:rPr>
      <w:b/>
      <w:caps/>
      <w:sz w:val="20"/>
      <w:szCs w:val="20"/>
    </w:rPr>
  </w:style>
  <w:style w:type="paragraph" w:customStyle="1" w:styleId="TF-refernciasITEM">
    <w:name w:val="TF-referências ITEM"/>
    <w:rsid w:val="00640352"/>
    <w:pPr>
      <w:keepLines/>
      <w:spacing w:after="120"/>
    </w:p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424AD5"/>
    <w:pPr>
      <w:widowControl w:val="0"/>
      <w:numPr>
        <w:numId w:val="3"/>
      </w:numPr>
      <w:spacing w:after="120"/>
      <w:contextualSpacing/>
      <w:jc w:val="both"/>
    </w:pPr>
  </w:style>
  <w:style w:type="paragraph" w:customStyle="1" w:styleId="TF-resumoTTULO">
    <w:name w:val="TF-resumo TÍTULO"/>
    <w:basedOn w:val="Normal"/>
    <w:next w:val="TF-resumo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7E46A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4661F2"/>
    <w:pPr>
      <w:tabs>
        <w:tab w:val="center" w:pos="4320"/>
        <w:tab w:val="right" w:pos="8640"/>
      </w:tabs>
    </w:pPr>
    <w:rPr>
      <w:sz w:val="20"/>
    </w:rPr>
  </w:style>
  <w:style w:type="character" w:customStyle="1" w:styleId="RodapChar">
    <w:name w:val="Rodapé Char"/>
    <w:link w:val="Rodap"/>
    <w:uiPriority w:val="99"/>
    <w:rsid w:val="004661F2"/>
    <w:rPr>
      <w:szCs w:val="24"/>
    </w:r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apndiceTTULO">
    <w:name w:val="TF-apêndice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anexoTTULO">
    <w:name w:val="TF-anexo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texto-figuracommoldura">
    <w:name w:val="TF-texto-figura com moldura"/>
    <w:next w:val="TF-ilustraoFONTE"/>
    <w:semiHidden/>
    <w:pPr>
      <w:keepNext/>
      <w:keepLines/>
      <w:framePr w:hSpace="142" w:vSpace="142" w:wrap="notBeside" w:vAnchor="text" w:hAnchor="text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/>
      <w:jc w:val="center"/>
    </w:pPr>
    <w:rPr>
      <w:rFonts w:ascii="Times" w:hAnsi="Times"/>
      <w:sz w:val="24"/>
    </w:rPr>
  </w:style>
  <w:style w:type="paragraph" w:customStyle="1" w:styleId="TF-ilustraoFONTE">
    <w:name w:val="TF-ilustração FONTE"/>
    <w:next w:val="Normal"/>
    <w:semiHidden/>
    <w:rsid w:val="002440B0"/>
    <w:pPr>
      <w:keepNext/>
    </w:pPr>
  </w:style>
  <w:style w:type="paragraph" w:customStyle="1" w:styleId="TF-textocompargrafo">
    <w:name w:val="TF-texto com parágrafo"/>
    <w:semiHidden/>
    <w:rsid w:val="00476C78"/>
    <w:pPr>
      <w:spacing w:before="240" w:line="360" w:lineRule="auto"/>
      <w:ind w:firstLine="680"/>
      <w:jc w:val="both"/>
    </w:pPr>
    <w:rPr>
      <w:color w:val="000000"/>
      <w:sz w:val="24"/>
    </w:rPr>
  </w:style>
  <w:style w:type="paragraph" w:customStyle="1" w:styleId="TF-agradecimentosTTULO">
    <w:name w:val="TF-agradecimentos TÍTULO"/>
    <w:basedOn w:val="Normal"/>
    <w:next w:val="TF-agradecimentosTEXTO"/>
    <w:semiHidden/>
    <w:rsid w:val="001E682E"/>
    <w:pPr>
      <w:keepNext w:val="0"/>
      <w:keepLines w:val="0"/>
      <w:pageBreakBefore/>
      <w:jc w:val="center"/>
    </w:pPr>
    <w:rPr>
      <w:b/>
      <w:caps/>
      <w:szCs w:val="20"/>
    </w:rPr>
  </w:style>
  <w:style w:type="paragraph" w:customStyle="1" w:styleId="TF-LEGENDA">
    <w:name w:val="TF-LEGENDA"/>
    <w:basedOn w:val="Normal"/>
    <w:next w:val="TF-TEXTOQUADRO"/>
    <w:qFormat/>
    <w:rsid w:val="00640352"/>
    <w:pPr>
      <w:spacing w:before="60"/>
      <w:jc w:val="center"/>
      <w:outlineLvl w:val="0"/>
    </w:pPr>
    <w:rPr>
      <w:sz w:val="20"/>
      <w:szCs w:val="20"/>
    </w:rPr>
  </w:style>
  <w:style w:type="paragraph" w:customStyle="1" w:styleId="TF-listadesiglasTTULO">
    <w:name w:val="TF-lista de siglas TÍTULO"/>
    <w:basedOn w:val="Normal"/>
    <w:next w:val="TF-listadesiglasITEM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TTULO">
    <w:name w:val="TF-TÍTULO"/>
    <w:next w:val="Normal"/>
    <w:rsid w:val="00482174"/>
    <w:pPr>
      <w:spacing w:after="120"/>
      <w:jc w:val="center"/>
    </w:pPr>
    <w:rPr>
      <w:b/>
      <w:caps/>
      <w:sz w:val="24"/>
    </w:rPr>
  </w:style>
  <w:style w:type="paragraph" w:customStyle="1" w:styleId="TF-CITAO">
    <w:name w:val="TF-CITAÇÃO"/>
    <w:next w:val="TF-TEXTO"/>
    <w:pPr>
      <w:widowControl w:val="0"/>
      <w:spacing w:after="160"/>
      <w:ind w:left="2268"/>
      <w:jc w:val="both"/>
    </w:pPr>
  </w:style>
  <w:style w:type="paragraph" w:customStyle="1" w:styleId="TF-tabelaFONTE">
    <w:name w:val="TF-tabela FONTE"/>
    <w:basedOn w:val="TF-ilustraoFONTE"/>
    <w:semiHidden/>
    <w:pPr>
      <w:spacing w:after="160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TF-xAvalITEMTABELA">
    <w:name w:val="TF-xAval ITEM TABELA"/>
    <w:basedOn w:val="TF-xAvalITEMDETALHE"/>
    <w:rsid w:val="00320BFA"/>
    <w:pPr>
      <w:ind w:left="0"/>
      <w:jc w:val="center"/>
    </w:pPr>
  </w:style>
  <w:style w:type="paragraph" w:customStyle="1" w:styleId="TF-ilustraoTEXTO">
    <w:name w:val="TF-ilustração TEXTO"/>
    <w:semiHidden/>
    <w:pPr>
      <w:keepNext/>
    </w:pPr>
    <w:rPr>
      <w:sz w:val="22"/>
    </w:rPr>
  </w:style>
  <w:style w:type="paragraph" w:customStyle="1" w:styleId="TF-subalineasn2">
    <w:name w:val="TF-subalineas n2"/>
    <w:basedOn w:val="TF-alneacomletras"/>
    <w:autoRedefine/>
    <w:semiHidden/>
    <w:pPr>
      <w:numPr>
        <w:ilvl w:val="1"/>
      </w:numPr>
      <w:tabs>
        <w:tab w:val="clear" w:pos="1398"/>
        <w:tab w:val="num" w:pos="360"/>
        <w:tab w:val="num" w:pos="1440"/>
      </w:tabs>
      <w:ind w:left="1440" w:hanging="360"/>
    </w:pPr>
  </w:style>
  <w:style w:type="paragraph" w:customStyle="1" w:styleId="TF-alneacomletras">
    <w:name w:val="TF-alínea com letras"/>
    <w:autoRedefine/>
    <w:semiHidden/>
    <w:pPr>
      <w:numPr>
        <w:numId w:val="4"/>
      </w:numPr>
      <w:spacing w:line="360" w:lineRule="auto"/>
      <w:jc w:val="both"/>
    </w:pPr>
    <w:rPr>
      <w:color w:val="000000"/>
      <w:sz w:val="24"/>
    </w:rPr>
  </w:style>
  <w:style w:type="paragraph" w:customStyle="1" w:styleId="TF-listas-preenchimentoentre">
    <w:name w:val="TF-listas - preenchimento entre"/>
    <w:basedOn w:val="TF-listadetabelasTTULO"/>
    <w:next w:val="TF-listadetabelasTTULO"/>
    <w:semiHidden/>
  </w:style>
  <w:style w:type="paragraph" w:customStyle="1" w:styleId="TF-subalineasn3">
    <w:name w:val="TF-subalineas n3"/>
    <w:basedOn w:val="TF-subalineasn2"/>
    <w:autoRedefine/>
    <w:semiHidden/>
    <w:pPr>
      <w:numPr>
        <w:ilvl w:val="2"/>
      </w:numPr>
      <w:tabs>
        <w:tab w:val="clear" w:pos="1721"/>
        <w:tab w:val="num" w:pos="360"/>
        <w:tab w:val="num" w:pos="1440"/>
        <w:tab w:val="num" w:pos="2160"/>
      </w:tabs>
      <w:ind w:left="2160" w:hanging="360"/>
    </w:pPr>
  </w:style>
  <w:style w:type="paragraph" w:customStyle="1" w:styleId="TF-conteudo-quadro">
    <w:name w:val="TF-conteudo-quadro"/>
    <w:semiHidden/>
    <w:pPr>
      <w:keepNext/>
      <w:keepLines/>
    </w:pPr>
    <w:rPr>
      <w:rFonts w:ascii="Courier" w:hAnsi="Courier"/>
      <w:lang w:val="en-US"/>
    </w:rPr>
  </w:style>
  <w:style w:type="paragraph" w:customStyle="1" w:styleId="TF-TEXTOQUADROCentralizado">
    <w:name w:val="TF-TEXTO QUADRO Centralizado"/>
    <w:basedOn w:val="TF-TEXTOQUADRO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QUADRODireita">
    <w:name w:val="TF-TEXTO QUADRO Direita"/>
    <w:basedOn w:val="TF-TEXTOQUADRO"/>
    <w:rsid w:val="00572864"/>
    <w:pPr>
      <w:jc w:val="right"/>
    </w:p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F-LEGENDA-Ilustracao">
    <w:name w:val="TF-LEGENDA-Ilustracao"/>
    <w:basedOn w:val="TF-LEGENDA"/>
    <w:semiHidden/>
    <w:qFormat/>
    <w:rsid w:val="00F40690"/>
  </w:style>
  <w:style w:type="paragraph" w:customStyle="1" w:styleId="TF-LEGENDA-Tabela">
    <w:name w:val="TF-LEGENDA-Tabela"/>
    <w:basedOn w:val="TF-LEGENDA"/>
    <w:semiHidden/>
    <w:qFormat/>
    <w:rsid w:val="002E6DD1"/>
  </w:style>
  <w:style w:type="paragraph" w:customStyle="1" w:styleId="TF-FIGURA">
    <w:name w:val="TF-FIGURA"/>
    <w:basedOn w:val="TF-TEXTO"/>
    <w:qFormat/>
    <w:rsid w:val="00C458D3"/>
    <w:pPr>
      <w:keepNext/>
      <w:spacing w:after="0"/>
      <w:ind w:firstLine="0"/>
      <w:jc w:val="center"/>
    </w:pPr>
  </w:style>
  <w:style w:type="character" w:customStyle="1" w:styleId="TF-COURIER10">
    <w:name w:val="TF-COURIER10"/>
    <w:qFormat/>
    <w:rsid w:val="00620D93"/>
    <w:rPr>
      <w:rFonts w:ascii="Courier New" w:hAnsi="Courier New"/>
      <w:sz w:val="20"/>
    </w:rPr>
  </w:style>
  <w:style w:type="paragraph" w:customStyle="1" w:styleId="TtuloIntroduo">
    <w:name w:val="Título Introdução"/>
    <w:basedOn w:val="Ttulo1"/>
    <w:qFormat/>
    <w:rsid w:val="00F62F49"/>
    <w:pPr>
      <w:spacing w:before="480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398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398C"/>
  </w:style>
  <w:style w:type="character" w:styleId="Refdecomentrio">
    <w:name w:val="annotation reference"/>
    <w:uiPriority w:val="99"/>
    <w:semiHidden/>
    <w:unhideWhenUsed/>
    <w:rsid w:val="003D398C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0839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730839"/>
    <w:rPr>
      <w:b/>
      <w:bCs/>
    </w:rPr>
  </w:style>
  <w:style w:type="paragraph" w:styleId="Reviso">
    <w:name w:val="Revision"/>
    <w:hidden/>
    <w:uiPriority w:val="99"/>
    <w:semiHidden/>
    <w:rsid w:val="00186092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2467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24679"/>
  </w:style>
  <w:style w:type="character" w:styleId="Refdenotaderodap">
    <w:name w:val="footnote reference"/>
    <w:semiHidden/>
    <w:unhideWhenUsed/>
    <w:rsid w:val="00724679"/>
    <w:rPr>
      <w:vertAlign w:val="superscript"/>
    </w:rPr>
  </w:style>
  <w:style w:type="paragraph" w:customStyle="1" w:styleId="TF-orientador">
    <w:name w:val="TF-orientador"/>
    <w:basedOn w:val="TF-autor"/>
    <w:semiHidden/>
    <w:qFormat/>
    <w:rsid w:val="00B05485"/>
    <w:pPr>
      <w:spacing w:after="480"/>
    </w:pPr>
  </w:style>
  <w:style w:type="paragraph" w:customStyle="1" w:styleId="TF-avaliaoCABEALHO">
    <w:name w:val="TF-avaliação CABEÇALHO"/>
    <w:basedOn w:val="Normal"/>
    <w:semiHidden/>
    <w:rsid w:val="00377DA7"/>
    <w:pPr>
      <w:keepNext w:val="0"/>
      <w:keepLines w:val="0"/>
    </w:pPr>
  </w:style>
  <w:style w:type="paragraph" w:customStyle="1" w:styleId="TF-avaliaoTTULOTCC">
    <w:name w:val="TF-avaliação TÍTULO TCC"/>
    <w:basedOn w:val="Normal"/>
    <w:semiHidden/>
    <w:rsid w:val="00B00A13"/>
    <w:pPr>
      <w:keepNext w:val="0"/>
      <w:keepLines w:val="0"/>
      <w:spacing w:before="240"/>
      <w:ind w:left="1276" w:hanging="1276"/>
      <w:jc w:val="both"/>
    </w:pPr>
    <w:rPr>
      <w:caps/>
    </w:rPr>
  </w:style>
  <w:style w:type="paragraph" w:customStyle="1" w:styleId="TF-avaliaoTTULO1">
    <w:name w:val="TF-avaliação TÍTULO 1"/>
    <w:semiHidden/>
    <w:rsid w:val="00B00A13"/>
    <w:pPr>
      <w:numPr>
        <w:numId w:val="11"/>
      </w:numPr>
      <w:tabs>
        <w:tab w:val="left" w:pos="284"/>
      </w:tabs>
      <w:spacing w:before="240"/>
    </w:pPr>
    <w:rPr>
      <w:b/>
      <w:caps/>
      <w:noProof/>
      <w:sz w:val="24"/>
    </w:rPr>
  </w:style>
  <w:style w:type="paragraph" w:customStyle="1" w:styleId="TF-avaliaoTTULO2c">
    <w:name w:val="TF-avaliação TÍTULO 2c"/>
    <w:basedOn w:val="TF-avaliaoTTULO1"/>
    <w:semiHidden/>
    <w:rsid w:val="0007209B"/>
    <w:pPr>
      <w:numPr>
        <w:ilvl w:val="1"/>
      </w:numPr>
      <w:spacing w:before="400" w:after="100"/>
    </w:pPr>
    <w:rPr>
      <w:b w:val="0"/>
    </w:rPr>
  </w:style>
  <w:style w:type="paragraph" w:customStyle="1" w:styleId="TF-avaliaotexto">
    <w:name w:val="TF-avaliação texto"/>
    <w:basedOn w:val="TF-TEXTO"/>
    <w:semiHidden/>
    <w:qFormat/>
    <w:rsid w:val="00A045C4"/>
    <w:pPr>
      <w:ind w:firstLine="0"/>
    </w:pPr>
  </w:style>
  <w:style w:type="paragraph" w:customStyle="1" w:styleId="TF-avaliaoQUADRO">
    <w:name w:val="TF-avaliação QUADRO"/>
    <w:basedOn w:val="Normal"/>
    <w:semiHidden/>
    <w:rsid w:val="00B00A13"/>
    <w:pPr>
      <w:keepNext w:val="0"/>
      <w:keepLines w:val="0"/>
      <w:spacing w:before="60" w:after="60"/>
    </w:pPr>
    <w:rPr>
      <w:sz w:val="20"/>
    </w:rPr>
  </w:style>
  <w:style w:type="paragraph" w:customStyle="1" w:styleId="TF-AUTOR0">
    <w:name w:val="TF-AUTOR"/>
    <w:basedOn w:val="Normal"/>
    <w:rsid w:val="00752038"/>
    <w:pPr>
      <w:spacing w:before="120"/>
      <w:jc w:val="center"/>
    </w:pPr>
    <w:rPr>
      <w:color w:val="000000"/>
      <w:sz w:val="20"/>
      <w:szCs w:val="20"/>
    </w:rPr>
  </w:style>
  <w:style w:type="paragraph" w:customStyle="1" w:styleId="TF-CDIGO-FONTE">
    <w:name w:val="TF-CÓDIGO-FONTE"/>
    <w:rsid w:val="001E682E"/>
    <w:pPr>
      <w:keepNext/>
      <w:keepLines/>
    </w:pPr>
    <w:rPr>
      <w:rFonts w:ascii="Courier" w:hAnsi="Courier"/>
      <w:lang w:val="en-US"/>
    </w:rPr>
  </w:style>
  <w:style w:type="paragraph" w:customStyle="1" w:styleId="TF-FONTE">
    <w:name w:val="TF-FONTE"/>
    <w:next w:val="Normal"/>
    <w:qFormat/>
    <w:rsid w:val="00C458D3"/>
    <w:pPr>
      <w:spacing w:after="120"/>
      <w:jc w:val="center"/>
    </w:pPr>
    <w:rPr>
      <w:sz w:val="18"/>
    </w:rPr>
  </w:style>
  <w:style w:type="paragraph" w:customStyle="1" w:styleId="TF-REFERNCIASITEM0">
    <w:name w:val="TF-REFERÊNCIAS ITEM"/>
    <w:rsid w:val="005F7EDE"/>
    <w:pPr>
      <w:keepLines/>
      <w:spacing w:before="120"/>
    </w:pPr>
    <w:rPr>
      <w:sz w:val="18"/>
    </w:rPr>
  </w:style>
  <w:style w:type="paragraph" w:customStyle="1" w:styleId="TF-xAvalITEM">
    <w:name w:val="TF-xAval ITEM"/>
    <w:basedOn w:val="Normal"/>
    <w:rsid w:val="00320BFA"/>
    <w:pPr>
      <w:keepNext w:val="0"/>
      <w:keepLines w:val="0"/>
      <w:numPr>
        <w:numId w:val="16"/>
      </w:numPr>
      <w:jc w:val="both"/>
    </w:pPr>
    <w:rPr>
      <w:sz w:val="18"/>
    </w:rPr>
  </w:style>
  <w:style w:type="paragraph" w:customStyle="1" w:styleId="TF-xAvalITEMDETALHE">
    <w:name w:val="TF-xAval ITEM DETALHE"/>
    <w:basedOn w:val="Normal"/>
    <w:rsid w:val="00320BFA"/>
    <w:pPr>
      <w:keepNext w:val="0"/>
      <w:keepLines w:val="0"/>
      <w:numPr>
        <w:ilvl w:val="1"/>
      </w:numPr>
      <w:ind w:left="353"/>
      <w:jc w:val="both"/>
    </w:pPr>
    <w:rPr>
      <w:sz w:val="18"/>
    </w:rPr>
  </w:style>
  <w:style w:type="paragraph" w:customStyle="1" w:styleId="TF-xAvalLINHA">
    <w:name w:val="TF-xAval LINHA"/>
    <w:basedOn w:val="Normal"/>
    <w:rsid w:val="00320BFA"/>
    <w:pPr>
      <w:keepNext w:val="0"/>
      <w:keepLines w:val="0"/>
      <w:tabs>
        <w:tab w:val="left" w:pos="1134"/>
        <w:tab w:val="left" w:leader="underscore" w:pos="9072"/>
      </w:tabs>
      <w:spacing w:before="180" w:after="60"/>
    </w:pPr>
    <w:rPr>
      <w:sz w:val="20"/>
    </w:rPr>
  </w:style>
  <w:style w:type="paragraph" w:customStyle="1" w:styleId="TF-xAvalTTULO">
    <w:name w:val="TF-xAval TÍTULO"/>
    <w:basedOn w:val="Normal"/>
    <w:rsid w:val="00592BA8"/>
    <w:pPr>
      <w:keepNext w:val="0"/>
      <w:keepLines w:val="0"/>
      <w:tabs>
        <w:tab w:val="left" w:pos="708"/>
      </w:tabs>
      <w:ind w:left="720" w:hanging="720"/>
      <w:jc w:val="center"/>
    </w:pPr>
    <w:rPr>
      <w:caps/>
      <w:noProof/>
      <w:sz w:val="22"/>
      <w:szCs w:val="20"/>
    </w:rPr>
  </w:style>
  <w:style w:type="paragraph" w:styleId="Legenda">
    <w:name w:val="caption"/>
    <w:basedOn w:val="Normal"/>
    <w:next w:val="Normal"/>
    <w:uiPriority w:val="35"/>
    <w:qFormat/>
    <w:rsid w:val="00A017C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C6CA9"/>
    <w:pPr>
      <w:keepNext w:val="0"/>
      <w:keepLines w:val="0"/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FC6CA9"/>
  </w:style>
  <w:style w:type="character" w:styleId="MenoPendente">
    <w:name w:val="Unresolved Mention"/>
    <w:basedOn w:val="Fontepargpadro"/>
    <w:uiPriority w:val="99"/>
    <w:semiHidden/>
    <w:unhideWhenUsed/>
    <w:rsid w:val="00684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72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7063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09097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718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114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62352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310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92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1905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5032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0113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B1E6EB0-B3F5-485A-9397-E673FC4F5C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853661-3F52-45C5-AABD-8FFE43AA909F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customXml/itemProps3.xml><?xml version="1.0" encoding="utf-8"?>
<ds:datastoreItem xmlns:ds="http://schemas.openxmlformats.org/officeDocument/2006/customXml" ds:itemID="{ECA86F05-1AFD-4D7D-A2B0-46D80603D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E28FDA-35C6-4FCD-88ED-F93C837A1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8</Pages>
  <Words>3867</Words>
  <Characters>20885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REGIONAL DE BLUMENAU</vt:lpstr>
    </vt:vector>
  </TitlesOfParts>
  <Company>Universidade Regional de Blumenau (FURB)</Company>
  <LinksUpToDate>false</LinksUpToDate>
  <CharactersWithSpaces>24703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dc:description/>
  <cp:lastModifiedBy>Dalton Solano dos Reis</cp:lastModifiedBy>
  <cp:revision>20</cp:revision>
  <cp:lastPrinted>2023-10-03T18:27:00Z</cp:lastPrinted>
  <dcterms:created xsi:type="dcterms:W3CDTF">2023-10-03T17:07:00Z</dcterms:created>
  <dcterms:modified xsi:type="dcterms:W3CDTF">2023-10-23T14:03:00Z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</Properties>
</file>