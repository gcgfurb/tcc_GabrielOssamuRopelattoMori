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69F2E" w14:textId="13175ED7" w:rsidR="00BB3651" w:rsidRDefault="005A4934" w:rsidP="00BB3651">
      <w:pPr>
        <w:pStyle w:val="TF-TTULOTCC"/>
      </w:pPr>
      <w:r w:rsidRPr="005A4934">
        <w:t>APLICATIVO DE CONSCIENTIZAÇÃO NO TRÂNSITO UTILIZANDO REALIDADE AUMENTADA</w:t>
      </w:r>
    </w:p>
    <w:p w14:paraId="6305AA89" w14:textId="227CBB28" w:rsidR="00BB3651" w:rsidRDefault="00BF735B" w:rsidP="005E4D96">
      <w:pPr>
        <w:pStyle w:val="TF-AUTORES"/>
        <w:rPr>
          <w:b w:val="0"/>
          <w:lang w:val="pt-BR"/>
        </w:rPr>
      </w:pPr>
      <w:r>
        <w:rPr>
          <w:lang w:val="pt-BR"/>
        </w:rPr>
        <w:t>Gabriel Ossamu Ropelatto Mori</w:t>
      </w:r>
      <w:r w:rsidR="005E4D96" w:rsidRPr="0039084B">
        <w:rPr>
          <w:lang w:val="pt-BR"/>
        </w:rPr>
        <w:t xml:space="preserve">, </w:t>
      </w:r>
      <w:r>
        <w:rPr>
          <w:lang w:val="pt-BR"/>
        </w:rPr>
        <w:t>Dalton Solano dos Reis</w:t>
      </w:r>
      <w:r w:rsidR="005E4D96">
        <w:rPr>
          <w:lang w:val="pt-BR"/>
        </w:rPr>
        <w:t xml:space="preserve"> </w:t>
      </w:r>
      <w:r w:rsidR="005E4D96" w:rsidRPr="005D0979">
        <w:rPr>
          <w:b w:val="0"/>
          <w:lang w:val="pt-BR"/>
        </w:rPr>
        <w:t>– Orientador</w:t>
      </w:r>
    </w:p>
    <w:p w14:paraId="6B6C294D" w14:textId="77777777" w:rsidR="00EC5071" w:rsidRDefault="00EC5071" w:rsidP="00EC5071">
      <w:pPr>
        <w:pStyle w:val="TF-INSTITUICAO"/>
      </w:pPr>
      <w:r>
        <w:t>Curso de Bacharel em Ciência da Computação</w:t>
      </w:r>
    </w:p>
    <w:p w14:paraId="2F795F84" w14:textId="77777777" w:rsidR="00EC5071" w:rsidRPr="00EC5071" w:rsidRDefault="00EC5071" w:rsidP="00EC5071">
      <w:pPr>
        <w:pStyle w:val="TF-INSTITUICAO"/>
      </w:pPr>
      <w:r w:rsidRPr="00EC5071">
        <w:t>Departamento de Sistemas e Computação</w:t>
      </w:r>
    </w:p>
    <w:p w14:paraId="5E521E32" w14:textId="77777777" w:rsidR="00EC5071" w:rsidRPr="00EC5071" w:rsidRDefault="00EC5071" w:rsidP="00EC5071">
      <w:pPr>
        <w:pStyle w:val="TF-INSTITUICAO"/>
      </w:pPr>
      <w:r w:rsidRPr="00EC5071">
        <w:t>Universidade Regional de Blumenau (FURB) – Blumenau, SC – Bra</w:t>
      </w:r>
      <w:r w:rsidR="00B87D11">
        <w:t>s</w:t>
      </w:r>
      <w:r w:rsidRPr="00EC5071">
        <w:t>il</w:t>
      </w:r>
    </w:p>
    <w:p w14:paraId="0F5D5CCD" w14:textId="7C4A1A03" w:rsidR="00EC5071" w:rsidRPr="00EC5071" w:rsidRDefault="00BF735B" w:rsidP="00EC5071">
      <w:pPr>
        <w:pStyle w:val="TF-EMAIL"/>
      </w:pPr>
      <w:r>
        <w:t>gmori@furb.br</w:t>
      </w:r>
      <w:r w:rsidR="00EC5071" w:rsidRPr="00EC5071">
        <w:t xml:space="preserve">, </w:t>
      </w:r>
      <w:r w:rsidRPr="00BF735B">
        <w:t>dalton@furb.br</w:t>
      </w:r>
    </w:p>
    <w:p w14:paraId="6F1BDC0A" w14:textId="24E015EC" w:rsidR="00BF735B" w:rsidRDefault="005E4D96" w:rsidP="00BF735B">
      <w:pPr>
        <w:pStyle w:val="TF-RESUMO"/>
      </w:pPr>
      <w:r w:rsidRPr="005E4D96">
        <w:rPr>
          <w:b/>
        </w:rPr>
        <w:t>Resumo:</w:t>
      </w:r>
      <w:r w:rsidR="00BF735B" w:rsidRPr="00BF735B">
        <w:rPr>
          <w:i w:val="0"/>
          <w:sz w:val="24"/>
        </w:rPr>
        <w:t xml:space="preserve"> </w:t>
      </w:r>
      <w:r w:rsidR="00BF735B" w:rsidRPr="00BF735B">
        <w:t>Este artigo apresenta o processo de desenvolvimento de um jogo cujo objetivo é conscientizar os usuários sobre o trânsito, utilizando realidade aumentada como ferramenta principal.</w:t>
      </w:r>
      <w:r w:rsidR="00BF735B">
        <w:t xml:space="preserve"> O jogo utiliza o motor de jogo Unity e utiliza a linguagem de programação C#, além de ser compatível para dispositivos</w:t>
      </w:r>
      <w:r w:rsidR="007D0BB3">
        <w:t xml:space="preserve"> Android</w:t>
      </w:r>
      <w:r w:rsidR="005A4934">
        <w:t xml:space="preserve">. </w:t>
      </w:r>
      <w:r w:rsidR="005A4934" w:rsidRPr="005A4934">
        <w:t>O projeto inclui a criação de uma cidade, onde o usuário pilota um carro, ao bater, ficar sem gasolina ou infringir a lei, o usuário perde</w:t>
      </w:r>
      <w:r w:rsidR="005A4934">
        <w:t xml:space="preserve">. </w:t>
      </w:r>
      <w:r w:rsidR="005A4934" w:rsidRPr="009577E7">
        <w:rPr>
          <w:highlight w:val="yellow"/>
          <w:rPrChange w:id="0" w:author="Dalton Solano dos Reis" w:date="2024-12-04T11:23:00Z" w16du:dateUtc="2024-12-04T14:23:00Z">
            <w:rPr/>
          </w:rPrChange>
        </w:rPr>
        <w:t>Os resultados....</w:t>
      </w:r>
    </w:p>
    <w:p w14:paraId="0F9BF9BA" w14:textId="1B67DE91" w:rsidR="00F255FC" w:rsidRDefault="00F255FC" w:rsidP="00BF735B">
      <w:pPr>
        <w:pStyle w:val="TF-RESUMO"/>
      </w:pPr>
      <w:r w:rsidRPr="002879A7">
        <w:rPr>
          <w:b/>
        </w:rPr>
        <w:t>Palavras-chave</w:t>
      </w:r>
      <w:r w:rsidRPr="002879A7">
        <w:t xml:space="preserve">: Ciência da computação. </w:t>
      </w:r>
      <w:r w:rsidR="002879A7">
        <w:t xml:space="preserve">Sistemas de informação. </w:t>
      </w:r>
      <w:r w:rsidRPr="002879A7">
        <w:t>Monografia. Resumo. Formato.</w:t>
      </w:r>
      <w:r w:rsidR="00BF735B">
        <w:t xml:space="preserve"> Realidade aumentada. Conscientização no trânsito.</w:t>
      </w:r>
    </w:p>
    <w:p w14:paraId="6DC7FCF4" w14:textId="77777777" w:rsidR="00D804E0" w:rsidRDefault="00F255FC" w:rsidP="00C211BE">
      <w:pPr>
        <w:pStyle w:val="Ttulo1"/>
      </w:pPr>
      <w:bookmarkStart w:id="1" w:name="_Toc511928422"/>
      <w:bookmarkStart w:id="2" w:name="_Toc420723208"/>
      <w:bookmarkStart w:id="3" w:name="_Toc482682369"/>
      <w:bookmarkStart w:id="4" w:name="_Toc54164903"/>
      <w:bookmarkStart w:id="5" w:name="_Toc54165663"/>
      <w:bookmarkStart w:id="6" w:name="_Toc54169315"/>
      <w:bookmarkStart w:id="7" w:name="_Toc96347419"/>
      <w:bookmarkStart w:id="8" w:name="_Toc96357709"/>
      <w:bookmarkStart w:id="9" w:name="_Toc96491849"/>
      <w:r w:rsidRPr="00D804E0">
        <w:t>Introdução</w:t>
      </w:r>
      <w:bookmarkEnd w:id="1"/>
    </w:p>
    <w:bookmarkEnd w:id="2"/>
    <w:bookmarkEnd w:id="3"/>
    <w:bookmarkEnd w:id="4"/>
    <w:bookmarkEnd w:id="5"/>
    <w:bookmarkEnd w:id="6"/>
    <w:bookmarkEnd w:id="7"/>
    <w:bookmarkEnd w:id="8"/>
    <w:bookmarkEnd w:id="9"/>
    <w:p w14:paraId="76FDEDE6" w14:textId="3C578F43" w:rsidR="0002688B" w:rsidRDefault="007D0BB3" w:rsidP="00D804E0">
      <w:pPr>
        <w:pStyle w:val="TF-TEXTO"/>
      </w:pPr>
      <w:r w:rsidRPr="007D0BB3">
        <w:t>De acordo com os dados do Instituto Brasileiro de Geografia e Estatística (IBGE, 2022), nos últimos cinco anos o Brasil possui uma frota crescente de carros. Uma pesquisa do IBGE (2022) mostra que no ano de 2022 o Brasil contava com uma frota de 115.116.532 veículos de variados tipos. Uma pesquisa divulgada pelo Observatório Nacional de Segurança Viária (ONSV, 2023), afirma que somente no ano de 2021 houve 33.813 óbitos devido a acidentes de trânsito. Um crescimento significativo em relação ao ano de 2020, que também de acordo com a ONSV (2022), houve 32.716 óbitos. Mesmo com o avanço da tecnologia e da segurança, por que ainda existe tantos acidentes de trânsito? De acordo com Ministério dos Transportes, Portos e Aviação Civil (2018) a principal razão dos acidentes é a negligência dos motoristas.</w:t>
      </w:r>
    </w:p>
    <w:p w14:paraId="3B4C7FA0" w14:textId="71168042" w:rsidR="007D0BB3" w:rsidRDefault="00951CA0" w:rsidP="00D804E0">
      <w:pPr>
        <w:pStyle w:val="TF-TEXTO"/>
      </w:pPr>
      <w:r w:rsidRPr="00951CA0">
        <w:t>Esta negligência que poderia ser diminuída com ações de educação no trânsito, como por exemplo, utilizando simuladores para permitir os motoristas melhorarem suas práticas de condução no trânsito. De acordo com o site Confederação Nacional de Municípios (2015), em 2015 o uso de simuladores era obrigatório por causa de uma medida estabelecida pelo CONTRAN, mas, anos depois, deixa de ser obrigatório e se tornou opcional, segundo o Departamento Estadual de Trânsito do Rio grande do Sul (2022). Em entrevista com a auxiliar administrativa da autoescola Godri (2023), foi perguntado se ainda usavam o simulador que eles compraram na época que foi decretado obrigatório. Ela respondeu que pararam de usar o simulador pelo motivo da “baixa adesão do público, já que o uso já não era mais obrigatório”, fora o alto custo para compra e manutenção do simulador.</w:t>
      </w:r>
    </w:p>
    <w:p w14:paraId="51A1E5B7" w14:textId="6DA22445" w:rsidR="00951CA0" w:rsidRDefault="00951CA0" w:rsidP="00D804E0">
      <w:pPr>
        <w:pStyle w:val="TF-TEXTO"/>
      </w:pPr>
      <w:r w:rsidRPr="00951CA0">
        <w:t xml:space="preserve">Os métodos tradicionais de ensino, incluindo os utilizados na educação no trânsito, enfrenta resistência dos alunos e que por isso muitas instituições estão percebendo a necessidade de implementar mudanças na forma de ensinar essa geração que são os </w:t>
      </w:r>
      <w:del w:id="10" w:author="Dalton Solano dos Reis" w:date="2024-12-04T11:44:00Z" w16du:dateUtc="2024-12-04T14:44:00Z">
        <w:r w:rsidRPr="00951CA0" w:rsidDel="0051627D">
          <w:delText>“</w:delText>
        </w:r>
      </w:del>
      <w:r w:rsidRPr="00951CA0">
        <w:t>nativos digitais</w:t>
      </w:r>
      <w:del w:id="11" w:author="Dalton Solano dos Reis" w:date="2024-12-04T11:44:00Z" w16du:dateUtc="2024-12-04T14:44:00Z">
        <w:r w:rsidRPr="00951CA0" w:rsidDel="0051627D">
          <w:delText>”</w:delText>
        </w:r>
      </w:del>
      <w:r w:rsidRPr="00951CA0">
        <w:t xml:space="preserve"> (</w:t>
      </w:r>
      <w:r w:rsidR="009577E7" w:rsidRPr="00951CA0">
        <w:t>Paula</w:t>
      </w:r>
      <w:commentRangeStart w:id="12"/>
      <w:commentRangeStart w:id="13"/>
      <w:commentRangeEnd w:id="12"/>
      <w:r w:rsidR="009577E7">
        <w:rPr>
          <w:rStyle w:val="Refdecomentrio"/>
        </w:rPr>
        <w:commentReference w:id="12"/>
      </w:r>
      <w:commentRangeEnd w:id="13"/>
      <w:r w:rsidR="009577E7">
        <w:rPr>
          <w:rStyle w:val="Refdecomentrio"/>
        </w:rPr>
        <w:commentReference w:id="13"/>
      </w:r>
      <w:r w:rsidRPr="00951CA0">
        <w:t>, 2023). Sendo assim, um modo diferente de ensino é alinhar o ensino com o uso da tecnologia, assim se adaptando ao novo perfil de alunos nativos digitais. Outro fato a ser observado é o avanço das tecnologias móveis e o crescimento exponencial da computação, nos quais os aplicativos móveis têm se tornado ferramentas da vida cotidiana da geração dos nativos digitais. Uma das áreas que utiliza a tecnologia móvel é a realidade virtual, em particular a realidade aumentada, sendo até utilizada para o ensino da educação do trânsito (</w:t>
      </w:r>
      <w:r w:rsidR="009577E7" w:rsidRPr="00951CA0">
        <w:t xml:space="preserve">Machado </w:t>
      </w:r>
      <w:r w:rsidRPr="009577E7">
        <w:rPr>
          <w:i/>
          <w:iCs/>
          <w:rPrChange w:id="14" w:author="Dalton Solano dos Reis" w:date="2024-12-04T11:29:00Z" w16du:dateUtc="2024-12-04T14:29:00Z">
            <w:rPr/>
          </w:rPrChange>
        </w:rPr>
        <w:t>et al</w:t>
      </w:r>
      <w:r w:rsidRPr="00951CA0">
        <w:t>., 2016).</w:t>
      </w:r>
    </w:p>
    <w:p w14:paraId="31731C8D" w14:textId="4242CAE2" w:rsidR="00951CA0" w:rsidRDefault="00951CA0" w:rsidP="00D804E0">
      <w:pPr>
        <w:pStyle w:val="TF-TEXTO"/>
      </w:pPr>
      <w:r w:rsidRPr="00951CA0">
        <w:t>O ensino da educação do trânsito também deve considerar alguns desafios para um aluno se formar na autoescola. Segundo a empresa ICFC (2020) os principais desafios estão em manter o foco na fase da teoria, o valor do curso e o nervosismo na hora da prova prática. Pensando nestes aspectos, este trabalho tem a seguinte pergunta de pesquisa: um aplicativo móvel utilizando realidade aumentada poderia auxiliar o ensino da educação do trânsito e assim conscientizar os motoristas e diminuir os acidentes de trânsito?</w:t>
      </w:r>
    </w:p>
    <w:p w14:paraId="2CAE651F" w14:textId="758E8555" w:rsidR="007F3CFA" w:rsidRPr="00DF573F" w:rsidRDefault="00951CA0" w:rsidP="00893BA4">
      <w:pPr>
        <w:pStyle w:val="TF-TEXTO"/>
      </w:pPr>
      <w:r w:rsidRPr="00951CA0">
        <w:t xml:space="preserve">Diante deste contexto, este </w:t>
      </w:r>
      <w:del w:id="15" w:author="Dalton Solano dos Reis" w:date="2024-12-04T11:30:00Z" w16du:dateUtc="2024-12-04T14:30:00Z">
        <w:r w:rsidRPr="00951CA0" w:rsidDel="009577E7">
          <w:delText>projeto se propõe a desenvolver</w:delText>
        </w:r>
      </w:del>
      <w:ins w:id="16" w:author="Dalton Solano dos Reis" w:date="2024-12-04T11:30:00Z" w16du:dateUtc="2024-12-04T14:30:00Z">
        <w:r w:rsidR="009577E7">
          <w:t>trabalho desenvolveu</w:t>
        </w:r>
      </w:ins>
      <w:r w:rsidRPr="00951CA0">
        <w:t xml:space="preserve"> um aplicativo móvel utilizando a realidade aumentada, voltado para a parte educacional das leis de trânsito. Assim, se espera com este aplicativo melhorar a qualidade de ensino para motoristas novos ou inexperientes, oferecendo uma experiência de aprendizado prática e interativa. Desta forma auxiliar os futuros condutores a enfrentarem os desafios reais do trânsito, sem ser de uma forma tradicional (lápis e caneta) e sem colocar a vida de outros em perigo.</w:t>
      </w:r>
    </w:p>
    <w:p w14:paraId="0E64294D" w14:textId="77777777" w:rsidR="00F255FC" w:rsidRDefault="00F255FC" w:rsidP="00C211BE">
      <w:pPr>
        <w:pStyle w:val="Ttulo1"/>
      </w:pPr>
      <w:bookmarkStart w:id="17" w:name="_Toc54164913"/>
      <w:bookmarkStart w:id="18" w:name="_Toc54165667"/>
      <w:bookmarkStart w:id="19" w:name="_Toc54169325"/>
      <w:bookmarkStart w:id="20" w:name="_Toc96347431"/>
      <w:bookmarkStart w:id="21" w:name="_Toc96357715"/>
      <w:bookmarkStart w:id="22" w:name="_Toc96491858"/>
      <w:bookmarkStart w:id="23" w:name="_Toc511928431"/>
      <w:bookmarkStart w:id="24" w:name="_Toc419598587"/>
      <w:commentRangeStart w:id="25"/>
      <w:r>
        <w:lastRenderedPageBreak/>
        <w:t xml:space="preserve">FUNDAMENTAÇÃO </w:t>
      </w:r>
      <w:commentRangeEnd w:id="25"/>
      <w:r w:rsidR="0051627D">
        <w:rPr>
          <w:rStyle w:val="Refdecomentrio"/>
          <w:b w:val="0"/>
          <w:caps w:val="0"/>
          <w:kern w:val="0"/>
        </w:rPr>
        <w:commentReference w:id="25"/>
      </w:r>
      <w:r>
        <w:t>TEÓRICA</w:t>
      </w:r>
      <w:bookmarkEnd w:id="17"/>
      <w:bookmarkEnd w:id="18"/>
      <w:bookmarkEnd w:id="19"/>
      <w:bookmarkEnd w:id="20"/>
      <w:bookmarkEnd w:id="21"/>
      <w:bookmarkEnd w:id="22"/>
      <w:bookmarkEnd w:id="23"/>
    </w:p>
    <w:p w14:paraId="33911796" w14:textId="3828C1D0" w:rsidR="00CA3B74" w:rsidRDefault="00DF573F" w:rsidP="001B2F1E">
      <w:pPr>
        <w:pStyle w:val="TF-TEXTO"/>
      </w:pPr>
      <w:r w:rsidRPr="00346EDC">
        <w:t>Es</w:t>
      </w:r>
      <w:r>
        <w:t xml:space="preserve">ta seção </w:t>
      </w:r>
      <w:r w:rsidRPr="00346EDC">
        <w:t xml:space="preserve">é dedicada a expor bases e conceitos dos tópicos essenciais para apoiar o </w:t>
      </w:r>
      <w:r>
        <w:t>jogo desenvolvido</w:t>
      </w:r>
      <w:r w:rsidRPr="00346EDC">
        <w:t>.</w:t>
      </w:r>
      <w:r>
        <w:t xml:space="preserve"> A subseção 2.1 destina-se a comentar sobre a educação no trânsito. A subseção 2.2 busca fundamentar os jogos educativos. Na subseção 2.3</w:t>
      </w:r>
      <w:del w:id="26" w:author="Dalton Solano dos Reis" w:date="2024-12-04T11:30:00Z" w16du:dateUtc="2024-12-04T14:30:00Z">
        <w:r w:rsidDel="009577E7">
          <w:delText>,</w:delText>
        </w:r>
      </w:del>
      <w:r>
        <w:t xml:space="preserve"> são abordados conceitos de </w:t>
      </w:r>
      <w:commentRangeStart w:id="27"/>
      <w:r>
        <w:t>Realidade Aumentada</w:t>
      </w:r>
      <w:commentRangeEnd w:id="27"/>
      <w:r w:rsidR="009577E7">
        <w:rPr>
          <w:rStyle w:val="Refdecomentrio"/>
        </w:rPr>
        <w:commentReference w:id="27"/>
      </w:r>
      <w:r>
        <w:t>. Por fim, a subseção 2.4 irá apresentar os trabalhos correlatos.</w:t>
      </w:r>
    </w:p>
    <w:p w14:paraId="60429A33" w14:textId="304A7783" w:rsidR="00CA3B74" w:rsidRDefault="00951CA0" w:rsidP="00CA3B74">
      <w:pPr>
        <w:pStyle w:val="Ttulo2"/>
      </w:pPr>
      <w:r>
        <w:t>Educação no TRÂNSITO</w:t>
      </w:r>
    </w:p>
    <w:p w14:paraId="493647AC" w14:textId="457C2BF2" w:rsidR="00244B3B" w:rsidRDefault="00951CA0" w:rsidP="00951CA0">
      <w:pPr>
        <w:pStyle w:val="TF-TEXTO"/>
      </w:pPr>
      <w:r>
        <w:t xml:space="preserve">A educação no </w:t>
      </w:r>
      <w:r w:rsidR="00244B3B">
        <w:t>trânsito</w:t>
      </w:r>
      <w:r>
        <w:t xml:space="preserve"> é essencial para garantir com que o ambiente</w:t>
      </w:r>
      <w:r w:rsidR="00893BA4">
        <w:t xml:space="preserve"> utilizado </w:t>
      </w:r>
      <w:r>
        <w:t xml:space="preserve">para </w:t>
      </w:r>
      <w:r w:rsidR="00893BA4">
        <w:t>se</w:t>
      </w:r>
      <w:r>
        <w:t xml:space="preserve"> locomover seja cada vez mais segur</w:t>
      </w:r>
      <w:r w:rsidR="00244B3B">
        <w:t xml:space="preserve">o. O órgão </w:t>
      </w:r>
      <w:r w:rsidR="00244B3B" w:rsidRPr="007D0BB3">
        <w:t>Observatório Nacional de Segurança Viária (ONSV, 2023), afirma que somente no ano de 2021 houve 33.813 óbitos</w:t>
      </w:r>
      <w:r w:rsidR="00244B3B">
        <w:t>, comparando com os números de outros anos, pode-se notar que esse número só aumenta, mesmo com a tecnologia evoluindo e os carros cada vez mais seguros.</w:t>
      </w:r>
    </w:p>
    <w:p w14:paraId="3B433CD1" w14:textId="49D284EF" w:rsidR="00244B3B" w:rsidRDefault="0001021C" w:rsidP="00951CA0">
      <w:pPr>
        <w:pStyle w:val="TF-TEXTO"/>
      </w:pPr>
      <w:r>
        <w:t>De acordo com</w:t>
      </w:r>
      <w:r w:rsidR="00BF48B9">
        <w:t xml:space="preserve"> a </w:t>
      </w:r>
      <w:del w:id="28" w:author="Dalton Solano dos Reis" w:date="2024-12-04T11:32:00Z" w16du:dateUtc="2024-12-04T14:32:00Z">
        <w:r w:rsidR="00BF48B9" w:rsidDel="00883B35">
          <w:delText xml:space="preserve">assessoria </w:delText>
        </w:r>
      </w:del>
      <w:ins w:id="29" w:author="Dalton Solano dos Reis" w:date="2024-12-04T11:32:00Z" w16du:dateUtc="2024-12-04T14:32:00Z">
        <w:r w:rsidR="00883B35">
          <w:t xml:space="preserve">Assessoria </w:t>
        </w:r>
      </w:ins>
      <w:del w:id="30" w:author="Dalton Solano dos Reis" w:date="2024-12-04T11:32:00Z" w16du:dateUtc="2024-12-04T14:32:00Z">
        <w:r w:rsidR="00BF48B9" w:rsidDel="00883B35">
          <w:delText xml:space="preserve">especial </w:delText>
        </w:r>
      </w:del>
      <w:ins w:id="31" w:author="Dalton Solano dos Reis" w:date="2024-12-04T11:32:00Z" w16du:dateUtc="2024-12-04T14:32:00Z">
        <w:r w:rsidR="00883B35">
          <w:t xml:space="preserve">Especial </w:t>
        </w:r>
      </w:ins>
      <w:r w:rsidR="00BF48B9">
        <w:t xml:space="preserve">de </w:t>
      </w:r>
      <w:del w:id="32" w:author="Dalton Solano dos Reis" w:date="2024-12-04T11:32:00Z" w16du:dateUtc="2024-12-04T14:32:00Z">
        <w:r w:rsidR="00BF48B9" w:rsidDel="00883B35">
          <w:delText xml:space="preserve">comunicação </w:delText>
        </w:r>
      </w:del>
      <w:ins w:id="33" w:author="Dalton Solano dos Reis" w:date="2024-12-04T11:32:00Z" w16du:dateUtc="2024-12-04T14:32:00Z">
        <w:r w:rsidR="00883B35">
          <w:t xml:space="preserve">Comunicação </w:t>
        </w:r>
      </w:ins>
      <w:r w:rsidR="00BF48B9">
        <w:t xml:space="preserve">do </w:t>
      </w:r>
      <w:del w:id="34" w:author="Dalton Solano dos Reis" w:date="2024-12-04T11:32:00Z" w16du:dateUtc="2024-12-04T14:32:00Z">
        <w:r w:rsidR="00BF48B9" w:rsidDel="00883B35">
          <w:delText xml:space="preserve">ministério </w:delText>
        </w:r>
      </w:del>
      <w:ins w:id="35" w:author="Dalton Solano dos Reis" w:date="2024-12-04T11:32:00Z" w16du:dateUtc="2024-12-04T14:32:00Z">
        <w:r w:rsidR="00883B35">
          <w:t xml:space="preserve">Ministério </w:t>
        </w:r>
      </w:ins>
      <w:r w:rsidR="00BF48B9">
        <w:t xml:space="preserve">da </w:t>
      </w:r>
      <w:del w:id="36" w:author="Dalton Solano dos Reis" w:date="2024-12-04T11:32:00Z" w16du:dateUtc="2024-12-04T14:32:00Z">
        <w:r w:rsidR="00BF48B9" w:rsidDel="00883B35">
          <w:delText xml:space="preserve">infraestrutura </w:delText>
        </w:r>
      </w:del>
      <w:ins w:id="37" w:author="Dalton Solano dos Reis" w:date="2024-12-04T11:32:00Z" w16du:dateUtc="2024-12-04T14:32:00Z">
        <w:r w:rsidR="00883B35">
          <w:t xml:space="preserve">Infraestrutura </w:t>
        </w:r>
      </w:ins>
      <w:r w:rsidR="00D57FA7">
        <w:t>(</w:t>
      </w:r>
      <w:commentRangeStart w:id="38"/>
      <w:r w:rsidR="00BF48B9">
        <w:t>2021</w:t>
      </w:r>
      <w:commentRangeEnd w:id="38"/>
      <w:r w:rsidR="00883B35">
        <w:rPr>
          <w:rStyle w:val="Refdecomentrio"/>
        </w:rPr>
        <w:commentReference w:id="38"/>
      </w:r>
      <w:r w:rsidR="00D57FA7">
        <w:t>)</w:t>
      </w:r>
      <w:r>
        <w:t xml:space="preserve">, “A </w:t>
      </w:r>
      <w:r w:rsidRPr="0001021C">
        <w:t>combinação entre educação desde as menores idades, ações específicas e uso de tecnologias contemporâneas são fundamentais para preservar vidas e ainda ajudam no aumento da produtividade</w:t>
      </w:r>
      <w:ins w:id="39" w:author="Dalton Solano dos Reis" w:date="2024-12-04T11:40:00Z" w16du:dateUtc="2024-12-04T14:40:00Z">
        <w:r w:rsidR="00883B35">
          <w:t>.</w:t>
        </w:r>
      </w:ins>
      <w:del w:id="40" w:author="Dalton Solano dos Reis" w:date="2024-12-04T11:34:00Z" w16du:dateUtc="2024-12-04T14:34:00Z">
        <w:r w:rsidR="00D57FA7" w:rsidDel="00883B35">
          <w:delText xml:space="preserve">”, </w:delText>
        </w:r>
      </w:del>
      <w:ins w:id="41" w:author="Dalton Solano dos Reis" w:date="2024-12-04T11:34:00Z" w16du:dateUtc="2024-12-04T14:34:00Z">
        <w:r w:rsidR="00883B35">
          <w:t xml:space="preserve">”. Assim, </w:t>
        </w:r>
      </w:ins>
      <w:r w:rsidR="00D57FA7">
        <w:t>iniciar</w:t>
      </w:r>
      <w:r w:rsidRPr="0001021C">
        <w:t xml:space="preserve"> a educação sobre o trânsito desde a </w:t>
      </w:r>
      <w:r w:rsidR="00893BA4">
        <w:t xml:space="preserve">sua </w:t>
      </w:r>
      <w:r w:rsidRPr="0001021C">
        <w:t>infância é fundamental para formar cidadãos conscientes, já que desenvolver bons hábitos ainda na juventude é mais eficaz do que tentar mudar comportamentos mais tarde.</w:t>
      </w:r>
    </w:p>
    <w:p w14:paraId="1C494B71" w14:textId="62D18900" w:rsidR="006D27C4" w:rsidRPr="00951CA0" w:rsidRDefault="007C334C" w:rsidP="00951CA0">
      <w:pPr>
        <w:pStyle w:val="TF-TEXTO"/>
      </w:pPr>
      <w:r>
        <w:t>A educação no trânsito</w:t>
      </w:r>
      <w:del w:id="42" w:author="Dalton Solano dos Reis" w:date="2024-12-04T11:34:00Z" w16du:dateUtc="2024-12-04T14:34:00Z">
        <w:r w:rsidDel="00883B35">
          <w:delText xml:space="preserve">, </w:delText>
        </w:r>
      </w:del>
      <w:ins w:id="43" w:author="Dalton Solano dos Reis" w:date="2024-12-04T11:34:00Z" w16du:dateUtc="2024-12-04T14:34:00Z">
        <w:r w:rsidR="00883B35">
          <w:t xml:space="preserve"> </w:t>
        </w:r>
      </w:ins>
      <w:r>
        <w:t xml:space="preserve">é prevista no Código de Trânsito Brasileiro (CTB) e é uma das principais responsabilidades do </w:t>
      </w:r>
      <w:r w:rsidR="006D27C4">
        <w:t>Conselho nacional de trânsito, previsto no artigo 75.</w:t>
      </w:r>
      <w:r w:rsidR="006D27C4" w:rsidRPr="006D27C4">
        <w:rPr>
          <w:sz w:val="24"/>
          <w:szCs w:val="24"/>
        </w:rPr>
        <w:t xml:space="preserve"> </w:t>
      </w:r>
      <w:r w:rsidR="006D27C4" w:rsidRPr="00893BA4">
        <w:t xml:space="preserve">Art. 75. </w:t>
      </w:r>
      <w:commentRangeStart w:id="44"/>
      <w:r w:rsidR="00893BA4">
        <w:t>“</w:t>
      </w:r>
      <w:r w:rsidR="006D27C4" w:rsidRPr="00893BA4">
        <w:t xml:space="preserve">O CONTRAN </w:t>
      </w:r>
      <w:commentRangeEnd w:id="44"/>
      <w:r w:rsidR="00883B35">
        <w:rPr>
          <w:rStyle w:val="Refdecomentrio"/>
        </w:rPr>
        <w:commentReference w:id="44"/>
      </w:r>
      <w:r w:rsidR="006D27C4" w:rsidRPr="00893BA4">
        <w:t>estabelecerá, anualmente, os temas e os cronogramas das campanhas de âmbito nacional que deverão ser promovidas por todos os órgãos ou entidades do Sistema Nacional de Trânsito, em especial nos períodos referentes às férias escolares, feriados prolongados e à Semana Nacional de Trânsito. § 1º Os órgãos ou entidades do Sistema Nacional de Trânsito deverão promover outras campanhas no âmbito de sua circunscrição e de acordo com as peculiaridades locais. § 2º As campanhas de que trata este artigo são de caráter permanente, e os serviços de rádio e difusão sonora de sons e imagens explorados pelo poder público são obrigados a difundi</w:t>
      </w:r>
      <w:ins w:id="45" w:author="Dalton Solano dos Reis" w:date="2024-12-04T11:35:00Z" w16du:dateUtc="2024-12-04T14:35:00Z">
        <w:r w:rsidR="00883B35">
          <w:t>d</w:t>
        </w:r>
      </w:ins>
      <w:del w:id="46" w:author="Dalton Solano dos Reis" w:date="2024-12-04T11:35:00Z" w16du:dateUtc="2024-12-04T14:35:00Z">
        <w:r w:rsidR="006D27C4" w:rsidRPr="00893BA4" w:rsidDel="00883B35">
          <w:delText>l</w:delText>
        </w:r>
      </w:del>
      <w:r w:rsidR="006D27C4" w:rsidRPr="00893BA4">
        <w:t xml:space="preserve">as gratuitamente, com a </w:t>
      </w:r>
      <w:del w:id="47" w:author="Dalton Solano dos Reis" w:date="2024-12-04T11:35:00Z" w16du:dateUtc="2024-12-04T14:35:00Z">
        <w:r w:rsidR="006D27C4" w:rsidRPr="00893BA4" w:rsidDel="00883B35">
          <w:delText>freqüência</w:delText>
        </w:r>
      </w:del>
      <w:ins w:id="48" w:author="Dalton Solano dos Reis" w:date="2024-12-04T11:35:00Z" w16du:dateUtc="2024-12-04T14:35:00Z">
        <w:r w:rsidR="00883B35" w:rsidRPr="00893BA4">
          <w:t>frequência</w:t>
        </w:r>
      </w:ins>
      <w:r w:rsidR="006D27C4" w:rsidRPr="00893BA4">
        <w:t xml:space="preserve"> recomendada pelos órgãos competentes do Sistema Nacional de Trânsito.</w:t>
      </w:r>
      <w:r w:rsidR="00893BA4">
        <w:t>”</w:t>
      </w:r>
      <w:ins w:id="49" w:author="Dalton Solano dos Reis" w:date="2024-12-04T11:40:00Z" w16du:dateUtc="2024-12-04T14:40:00Z">
        <w:r w:rsidR="00883B35">
          <w:t>.</w:t>
        </w:r>
      </w:ins>
    </w:p>
    <w:p w14:paraId="48EB9A26" w14:textId="2DEA4CAE" w:rsidR="006D27C4" w:rsidRDefault="009A3FF1" w:rsidP="006D27C4">
      <w:pPr>
        <w:pStyle w:val="Ttulo2"/>
        <w:ind w:left="567" w:hanging="567"/>
      </w:pPr>
      <w:r>
        <w:t>Jogos educativos</w:t>
      </w:r>
    </w:p>
    <w:p w14:paraId="064C0864" w14:textId="0790BDF2" w:rsidR="00A9676F" w:rsidRDefault="00A9676F" w:rsidP="00A9676F">
      <w:pPr>
        <w:pStyle w:val="TF-TEXTO"/>
      </w:pPr>
      <w:r>
        <w:t xml:space="preserve">Entre várias maneiras </w:t>
      </w:r>
      <w:r w:rsidR="003A5A25">
        <w:t xml:space="preserve">existentes </w:t>
      </w:r>
      <w:r w:rsidR="00A735E6">
        <w:t>de aprendizagem</w:t>
      </w:r>
      <w:r>
        <w:t xml:space="preserve">, os jogos educativos </w:t>
      </w:r>
      <w:r w:rsidR="00A735E6">
        <w:t>são</w:t>
      </w:r>
      <w:r w:rsidR="003A5A25">
        <w:t xml:space="preserve"> uma delas</w:t>
      </w:r>
      <w:r>
        <w:t xml:space="preserve">. Segundo </w:t>
      </w:r>
      <w:r w:rsidRPr="001E36F8">
        <w:t>Calisto</w:t>
      </w:r>
      <w:r>
        <w:t xml:space="preserve"> </w:t>
      </w:r>
      <w:r w:rsidRPr="001E36F8">
        <w:rPr>
          <w:i/>
          <w:iCs/>
        </w:rPr>
        <w:t>et</w:t>
      </w:r>
      <w:del w:id="50" w:author="Dalton Solano dos Reis" w:date="2024-12-04T11:36:00Z" w16du:dateUtc="2024-12-04T14:36:00Z">
        <w:r w:rsidRPr="001E36F8" w:rsidDel="00883B35">
          <w:rPr>
            <w:i/>
            <w:iCs/>
          </w:rPr>
          <w:delText>.</w:delText>
        </w:r>
      </w:del>
      <w:r w:rsidRPr="001E36F8">
        <w:rPr>
          <w:i/>
          <w:iCs/>
        </w:rPr>
        <w:t xml:space="preserve"> </w:t>
      </w:r>
      <w:del w:id="51" w:author="Dalton Solano dos Reis" w:date="2024-12-04T11:36:00Z" w16du:dateUtc="2024-12-04T14:36:00Z">
        <w:r w:rsidRPr="001E36F8" w:rsidDel="00883B35">
          <w:rPr>
            <w:i/>
            <w:iCs/>
          </w:rPr>
          <w:delText>Al</w:delText>
        </w:r>
        <w:r w:rsidDel="00883B35">
          <w:rPr>
            <w:i/>
            <w:iCs/>
          </w:rPr>
          <w:delText xml:space="preserve"> </w:delText>
        </w:r>
      </w:del>
      <w:ins w:id="52" w:author="Dalton Solano dos Reis" w:date="2024-12-04T11:36:00Z" w16du:dateUtc="2024-12-04T14:36:00Z">
        <w:r w:rsidR="00883B35">
          <w:rPr>
            <w:i/>
            <w:iCs/>
          </w:rPr>
          <w:t>a</w:t>
        </w:r>
        <w:r w:rsidR="00883B35" w:rsidRPr="001E36F8">
          <w:rPr>
            <w:i/>
            <w:iCs/>
          </w:rPr>
          <w:t>l</w:t>
        </w:r>
      </w:ins>
      <w:ins w:id="53" w:author="Dalton Solano dos Reis" w:date="2024-12-04T11:37:00Z" w16du:dateUtc="2024-12-04T14:37:00Z">
        <w:r w:rsidR="00883B35">
          <w:rPr>
            <w:i/>
            <w:iCs/>
          </w:rPr>
          <w:t>.</w:t>
        </w:r>
      </w:ins>
      <w:ins w:id="54" w:author="Dalton Solano dos Reis" w:date="2024-12-04T11:36:00Z" w16du:dateUtc="2024-12-04T14:36:00Z">
        <w:r w:rsidR="00883B35">
          <w:rPr>
            <w:i/>
            <w:iCs/>
          </w:rPr>
          <w:t xml:space="preserve"> </w:t>
        </w:r>
      </w:ins>
      <w:r w:rsidRPr="001E36F8">
        <w:t>(</w:t>
      </w:r>
      <w:commentRangeStart w:id="55"/>
      <w:r w:rsidR="003A5A25">
        <w:t>ANO</w:t>
      </w:r>
      <w:commentRangeEnd w:id="55"/>
      <w:r w:rsidR="00883B35">
        <w:rPr>
          <w:rStyle w:val="Refdecomentrio"/>
        </w:rPr>
        <w:commentReference w:id="55"/>
      </w:r>
      <w:r w:rsidRPr="001E36F8">
        <w:t>)</w:t>
      </w:r>
      <w:r w:rsidR="003A5A25">
        <w:t xml:space="preserve"> </w:t>
      </w:r>
      <w:r w:rsidRPr="001E36F8">
        <w:t>os jogos</w:t>
      </w:r>
      <w:r>
        <w:t xml:space="preserve"> educativos </w:t>
      </w:r>
      <w:r w:rsidR="003A5A25">
        <w:t>têm</w:t>
      </w:r>
      <w:r>
        <w:t xml:space="preserve"> se tornado cada vez mais presente dentro e fora de aula</w:t>
      </w:r>
      <w:ins w:id="56" w:author="Dalton Solano dos Reis" w:date="2024-12-04T11:38:00Z" w16du:dateUtc="2024-12-04T14:38:00Z">
        <w:r w:rsidR="00883B35">
          <w:t>.</w:t>
        </w:r>
      </w:ins>
      <w:r>
        <w:t xml:space="preserve"> </w:t>
      </w:r>
      <w:del w:id="57" w:author="Dalton Solano dos Reis" w:date="2024-12-04T11:38:00Z" w16du:dateUtc="2024-12-04T14:38:00Z">
        <w:r w:rsidDel="00883B35">
          <w:delText xml:space="preserve">e </w:delText>
        </w:r>
      </w:del>
      <w:ins w:id="58" w:author="Dalton Solano dos Reis" w:date="2024-12-04T11:38:00Z" w16du:dateUtc="2024-12-04T14:38:00Z">
        <w:r w:rsidR="00883B35">
          <w:t xml:space="preserve">E </w:t>
        </w:r>
      </w:ins>
      <w:r>
        <w:t xml:space="preserve">o motivo é que são capazes de manipular muitas informações e apresentar elas das mais variadas maneiras, além de deixar o aluno imerso em vários tipos de </w:t>
      </w:r>
      <w:del w:id="59" w:author="Dalton Solano dos Reis" w:date="2024-12-04T11:38:00Z" w16du:dateUtc="2024-12-04T14:38:00Z">
        <w:r w:rsidDel="00883B35">
          <w:delText>micro mundos</w:delText>
        </w:r>
      </w:del>
      <w:ins w:id="60" w:author="Dalton Solano dos Reis" w:date="2024-12-04T11:38:00Z" w16du:dateUtc="2024-12-04T14:38:00Z">
        <w:r w:rsidR="00883B35">
          <w:t>micromundos</w:t>
        </w:r>
      </w:ins>
      <w:r>
        <w:t>.</w:t>
      </w:r>
    </w:p>
    <w:p w14:paraId="65D0F564" w14:textId="32D3D8B4" w:rsidR="00CD710B" w:rsidRDefault="00CD710B" w:rsidP="009A3FF1">
      <w:pPr>
        <w:pStyle w:val="TF-TEXTO"/>
      </w:pPr>
      <w:r>
        <w:t>Com os avanços tecnológicos, cada vez mais a tecnologia vem ficando acessível e com isso os jogos educativos podem se tornar uma opção de ensino</w:t>
      </w:r>
      <w:del w:id="61" w:author="Dalton Solano dos Reis" w:date="2024-12-04T11:39:00Z" w16du:dateUtc="2024-12-04T14:39:00Z">
        <w:r w:rsidDel="00883B35">
          <w:delText>, de</w:delText>
        </w:r>
      </w:del>
      <w:ins w:id="62" w:author="Dalton Solano dos Reis" w:date="2024-12-04T11:39:00Z" w16du:dateUtc="2024-12-04T14:39:00Z">
        <w:r w:rsidR="00883B35">
          <w:t>. De</w:t>
        </w:r>
      </w:ins>
      <w:r>
        <w:t xml:space="preserve"> acordo com Moratori (</w:t>
      </w:r>
      <w:commentRangeStart w:id="63"/>
      <w:r w:rsidR="002E3EBC">
        <w:t>2003</w:t>
      </w:r>
      <w:commentRangeEnd w:id="63"/>
      <w:r w:rsidR="0051627D">
        <w:rPr>
          <w:rStyle w:val="Refdecomentrio"/>
        </w:rPr>
        <w:commentReference w:id="63"/>
      </w:r>
      <w:r>
        <w:t>), “</w:t>
      </w:r>
      <w:r w:rsidRPr="00CD710B">
        <w:t>A fórmula computador mais jogo se torna eficiente, pois associa a riqueza dos jogos educativos com o poder de atração dos computadores.</w:t>
      </w:r>
      <w:r>
        <w:t>”</w:t>
      </w:r>
      <w:ins w:id="64" w:author="Dalton Solano dos Reis" w:date="2024-12-04T11:40:00Z" w16du:dateUtc="2024-12-04T14:40:00Z">
        <w:r w:rsidR="00883B35">
          <w:t xml:space="preserve">. </w:t>
        </w:r>
      </w:ins>
      <w:del w:id="65" w:author="Dalton Solano dos Reis" w:date="2024-12-04T11:40:00Z" w16du:dateUtc="2024-12-04T14:40:00Z">
        <w:r w:rsidDel="00883B35">
          <w:delText>, a</w:delText>
        </w:r>
      </w:del>
      <w:ins w:id="66" w:author="Dalton Solano dos Reis" w:date="2024-12-04T11:40:00Z" w16du:dateUtc="2024-12-04T14:40:00Z">
        <w:r w:rsidR="00883B35">
          <w:t>A</w:t>
        </w:r>
      </w:ins>
      <w:r>
        <w:t xml:space="preserve">lém disso </w:t>
      </w:r>
      <w:ins w:id="67" w:author="Dalton Solano dos Reis" w:date="2024-12-04T11:41:00Z" w16du:dateUtc="2024-12-04T14:41:00Z">
        <w:r w:rsidR="00883B35">
          <w:t xml:space="preserve">Moratori (2003) </w:t>
        </w:r>
      </w:ins>
      <w:del w:id="68" w:author="Dalton Solano dos Reis" w:date="2024-12-04T11:41:00Z" w16du:dateUtc="2024-12-04T14:41:00Z">
        <w:r w:rsidR="00D57FA7" w:rsidDel="00883B35">
          <w:delText>ele</w:delText>
        </w:r>
        <w:r w:rsidDel="00883B35">
          <w:delText xml:space="preserve"> </w:delText>
        </w:r>
      </w:del>
      <w:r>
        <w:t>afirma que esta atividade pode ser algo prazeroso, além de as crianças já associaram com algo que elas fazem em seu tempo livre.</w:t>
      </w:r>
    </w:p>
    <w:p w14:paraId="32509B41" w14:textId="4C9ADF82" w:rsidR="00CD710B" w:rsidRDefault="00883B35" w:rsidP="00CD710B">
      <w:pPr>
        <w:pStyle w:val="TF-TEXTO"/>
      </w:pPr>
      <w:ins w:id="69" w:author="Dalton Solano dos Reis" w:date="2024-12-04T11:41:00Z" w16du:dateUtc="2024-12-04T14:41:00Z">
        <w:r>
          <w:t xml:space="preserve">Os jogos educacionais </w:t>
        </w:r>
      </w:ins>
      <w:del w:id="70" w:author="Dalton Solano dos Reis" w:date="2024-12-04T11:41:00Z" w16du:dateUtc="2024-12-04T14:41:00Z">
        <w:r w:rsidR="00D57FA7" w:rsidDel="00883B35">
          <w:delText>Além de estarem</w:delText>
        </w:r>
      </w:del>
      <w:ins w:id="71" w:author="Dalton Solano dos Reis" w:date="2024-12-04T11:41:00Z" w16du:dateUtc="2024-12-04T14:41:00Z">
        <w:r>
          <w:t>estão</w:t>
        </w:r>
      </w:ins>
      <w:r w:rsidR="00D57FA7">
        <w:t xml:space="preserve"> associados a brincadeiras, assim facilitando a adesão</w:t>
      </w:r>
      <w:r w:rsidR="006D27C4">
        <w:t>.</w:t>
      </w:r>
      <w:r w:rsidR="00D57FA7">
        <w:t xml:space="preserve"> </w:t>
      </w:r>
      <w:r w:rsidR="007D45C0">
        <w:t>Candido (2021) também afirma que “</w:t>
      </w:r>
      <w:ins w:id="72" w:author="Dalton Solano dos Reis" w:date="2024-12-04T11:45:00Z" w16du:dateUtc="2024-12-04T14:45:00Z">
        <w:r w:rsidR="0051627D">
          <w:t xml:space="preserve">[...] </w:t>
        </w:r>
      </w:ins>
      <w:r w:rsidR="007D45C0" w:rsidRPr="007D45C0">
        <w:t>quando se brinca naturalmente, o corpo se expressa de forma espontânea, mostrando a maneira de como reagir a tal momento</w:t>
      </w:r>
      <w:ins w:id="73" w:author="Dalton Solano dos Reis" w:date="2024-12-04T11:42:00Z" w16du:dateUtc="2024-12-04T14:42:00Z">
        <w:r>
          <w:t>.</w:t>
        </w:r>
      </w:ins>
      <w:r w:rsidR="007D45C0">
        <w:t>”</w:t>
      </w:r>
      <w:r w:rsidR="006D27C4">
        <w:t>.</w:t>
      </w:r>
      <w:r w:rsidR="007D45C0">
        <w:t xml:space="preserve"> </w:t>
      </w:r>
      <w:r w:rsidR="00A735E6">
        <w:t xml:space="preserve">Espontaneidade essa </w:t>
      </w:r>
      <w:r w:rsidR="006D27C4">
        <w:t>q</w:t>
      </w:r>
      <w:r w:rsidR="007D45C0">
        <w:t xml:space="preserve">ue é essencial para situações que necessitam de decisões rápidas, </w:t>
      </w:r>
      <w:r w:rsidR="006D27C4">
        <w:t>principalmente</w:t>
      </w:r>
      <w:r w:rsidR="007D45C0">
        <w:t xml:space="preserve"> em momentos de pressão. </w:t>
      </w:r>
    </w:p>
    <w:p w14:paraId="5960D2D2" w14:textId="77D1A989" w:rsidR="00CD710B" w:rsidRDefault="00CD710B" w:rsidP="00CD710B">
      <w:pPr>
        <w:pStyle w:val="Ttulo2"/>
      </w:pPr>
      <w:r>
        <w:t>Realidade aumentada</w:t>
      </w:r>
    </w:p>
    <w:p w14:paraId="6AE71400" w14:textId="77B1FDBB" w:rsidR="00810012" w:rsidRDefault="009A5BDC" w:rsidP="009A5BDC">
      <w:pPr>
        <w:pStyle w:val="TF-TEXTO"/>
      </w:pPr>
      <w:r>
        <w:t>Conforme o jornal CNN BRASIL (2023) “</w:t>
      </w:r>
      <w:r w:rsidRPr="009A5BDC">
        <w:t>A realidade aumentada (RA) consiste em uma tecnologia que integra um conteúdo virtual dentro de um cenário real a partir de câmeras. Com isso, ela permite sobrepor element</w:t>
      </w:r>
      <w:r w:rsidRPr="0051627D">
        <w:rPr>
          <w:highlight w:val="yellow"/>
          <w:rPrChange w:id="74" w:author="Dalton Solano dos Reis" w:date="2024-12-04T11:46:00Z" w16du:dateUtc="2024-12-04T14:46:00Z">
            <w:rPr/>
          </w:rPrChange>
        </w:rPr>
        <w:t xml:space="preserve">os “, </w:t>
      </w:r>
      <w:commentRangeStart w:id="75"/>
      <w:r w:rsidRPr="0051627D">
        <w:rPr>
          <w:highlight w:val="yellow"/>
          <w:rPrChange w:id="76" w:author="Dalton Solano dos Reis" w:date="2024-12-04T11:46:00Z" w16du:dateUtc="2024-12-04T14:46:00Z">
            <w:rPr/>
          </w:rPrChange>
        </w:rPr>
        <w:t>as</w:t>
      </w:r>
      <w:r>
        <w:t>sim</w:t>
      </w:r>
      <w:commentRangeEnd w:id="75"/>
      <w:r w:rsidR="0051627D">
        <w:rPr>
          <w:rStyle w:val="Refdecomentrio"/>
        </w:rPr>
        <w:commentReference w:id="75"/>
      </w:r>
      <w:r>
        <w:t xml:space="preserve"> trazendo o virtual para o real.</w:t>
      </w:r>
      <w:r w:rsidR="00810012">
        <w:t xml:space="preserve"> Nesta matéria, também afirmam que a RA é dependente de câmeras e lentes (para captar as imagens), </w:t>
      </w:r>
      <w:del w:id="77" w:author="Dalton Solano dos Reis" w:date="2024-12-04T11:47:00Z" w16du:dateUtc="2024-12-04T14:47:00Z">
        <w:r w:rsidR="00810012" w:rsidDel="0051627D">
          <w:delText xml:space="preserve">Sensores </w:delText>
        </w:r>
      </w:del>
      <w:ins w:id="78" w:author="Dalton Solano dos Reis" w:date="2024-12-04T11:47:00Z" w16du:dateUtc="2024-12-04T14:47:00Z">
        <w:r w:rsidR="0051627D">
          <w:t xml:space="preserve">sensores </w:t>
        </w:r>
      </w:ins>
      <w:r w:rsidR="00810012">
        <w:t xml:space="preserve">(que fazem a leitura dos objetos), </w:t>
      </w:r>
      <w:commentRangeStart w:id="79"/>
      <w:del w:id="80" w:author="Dalton Solano dos Reis" w:date="2024-12-04T11:47:00Z" w16du:dateUtc="2024-12-04T14:47:00Z">
        <w:r w:rsidR="00810012" w:rsidDel="0051627D">
          <w:delText xml:space="preserve">Computação </w:delText>
        </w:r>
      </w:del>
      <w:ins w:id="81" w:author="Dalton Solano dos Reis" w:date="2024-12-04T11:47:00Z" w16du:dateUtc="2024-12-04T14:47:00Z">
        <w:r w:rsidR="0051627D">
          <w:t xml:space="preserve">computação </w:t>
        </w:r>
      </w:ins>
      <w:r w:rsidR="00810012">
        <w:t>(</w:t>
      </w:r>
      <w:del w:id="82" w:author="Dalton Solano dos Reis" w:date="2024-12-04T11:47:00Z" w16du:dateUtc="2024-12-04T14:47:00Z">
        <w:r w:rsidR="00810012" w:rsidDel="0051627D">
          <w:delText xml:space="preserve">Responsável </w:delText>
        </w:r>
      </w:del>
      <w:ins w:id="83" w:author="Dalton Solano dos Reis" w:date="2024-12-04T11:47:00Z" w16du:dateUtc="2024-12-04T14:47:00Z">
        <w:r w:rsidR="0051627D">
          <w:t xml:space="preserve">responsável </w:t>
        </w:r>
      </w:ins>
      <w:r w:rsidR="00810012">
        <w:t xml:space="preserve">pelo processamento computacional) </w:t>
      </w:r>
      <w:r w:rsidR="001F502D">
        <w:t>ou</w:t>
      </w:r>
      <w:r w:rsidR="00810012">
        <w:t xml:space="preserve"> </w:t>
      </w:r>
      <w:del w:id="84" w:author="Dalton Solano dos Reis" w:date="2024-12-04T11:47:00Z" w16du:dateUtc="2024-12-04T14:47:00Z">
        <w:r w:rsidR="00810012" w:rsidDel="0051627D">
          <w:delText xml:space="preserve">inteligência </w:delText>
        </w:r>
      </w:del>
      <w:ins w:id="85" w:author="Dalton Solano dos Reis" w:date="2024-12-04T11:47:00Z" w16du:dateUtc="2024-12-04T14:47:00Z">
        <w:r w:rsidR="0051627D">
          <w:t xml:space="preserve">Inteligência </w:t>
        </w:r>
      </w:ins>
      <w:del w:id="86" w:author="Dalton Solano dos Reis" w:date="2024-12-04T11:47:00Z" w16du:dateUtc="2024-12-04T14:47:00Z">
        <w:r w:rsidR="00810012" w:rsidDel="0051627D">
          <w:delText xml:space="preserve">artificial </w:delText>
        </w:r>
      </w:del>
      <w:ins w:id="87" w:author="Dalton Solano dos Reis" w:date="2024-12-04T11:47:00Z" w16du:dateUtc="2024-12-04T14:47:00Z">
        <w:r w:rsidR="0051627D">
          <w:t xml:space="preserve">Artificial </w:t>
        </w:r>
      </w:ins>
      <w:r w:rsidR="00810012">
        <w:t>(IA) (</w:t>
      </w:r>
      <w:del w:id="88" w:author="Dalton Solano dos Reis" w:date="2024-12-04T11:48:00Z" w16du:dateUtc="2024-12-04T14:48:00Z">
        <w:r w:rsidR="00810012" w:rsidDel="0051627D">
          <w:delText xml:space="preserve">Realiza </w:delText>
        </w:r>
      </w:del>
      <w:ins w:id="89" w:author="Dalton Solano dos Reis" w:date="2024-12-04T11:48:00Z" w16du:dateUtc="2024-12-04T14:48:00Z">
        <w:r w:rsidR="0051627D">
          <w:t xml:space="preserve">realiza </w:t>
        </w:r>
      </w:ins>
      <w:r w:rsidR="00810012">
        <w:t>o processamento de dados para realizar tarefas mais complexas</w:t>
      </w:r>
      <w:commentRangeEnd w:id="79"/>
      <w:r w:rsidR="0051627D">
        <w:rPr>
          <w:rStyle w:val="Refdecomentrio"/>
        </w:rPr>
        <w:commentReference w:id="79"/>
      </w:r>
      <w:r w:rsidR="001E5E27">
        <w:t>).</w:t>
      </w:r>
    </w:p>
    <w:p w14:paraId="6E89AA29" w14:textId="0C9FA6BD" w:rsidR="00207269" w:rsidDel="00FA4C4D" w:rsidRDefault="00207269" w:rsidP="009A5BDC">
      <w:pPr>
        <w:pStyle w:val="TF-TEXTO"/>
        <w:rPr>
          <w:del w:id="90" w:author="Dalton Solano dos Reis" w:date="2024-12-04T11:53:00Z" w16du:dateUtc="2024-12-04T14:53:00Z"/>
        </w:rPr>
      </w:pPr>
      <w:r w:rsidRPr="00207269">
        <w:t>Kirner</w:t>
      </w:r>
      <w:r w:rsidR="00874D52">
        <w:t xml:space="preserve"> </w:t>
      </w:r>
      <w:r w:rsidRPr="00207269">
        <w:t>(2005)</w:t>
      </w:r>
      <w:r>
        <w:t xml:space="preserve"> afirma que a realidade aumentada pode ser </w:t>
      </w:r>
      <w:del w:id="91" w:author="Dalton Solano dos Reis" w:date="2024-12-04T11:49:00Z" w16du:dateUtc="2024-12-04T14:49:00Z">
        <w:r w:rsidDel="0051627D">
          <w:delText xml:space="preserve">divindade </w:delText>
        </w:r>
      </w:del>
      <w:ins w:id="92" w:author="Dalton Solano dos Reis" w:date="2024-12-04T11:49:00Z" w16du:dateUtc="2024-12-04T14:49:00Z">
        <w:r w:rsidR="0051627D">
          <w:t xml:space="preserve">dividida </w:t>
        </w:r>
      </w:ins>
      <w:r>
        <w:t>em duas denominações</w:t>
      </w:r>
      <w:del w:id="93" w:author="Dalton Solano dos Reis" w:date="2024-12-04T11:49:00Z" w16du:dateUtc="2024-12-04T14:49:00Z">
        <w:r w:rsidDel="0051627D">
          <w:delText xml:space="preserve">, </w:delText>
        </w:r>
      </w:del>
      <w:ins w:id="94" w:author="Dalton Solano dos Reis" w:date="2024-12-04T11:49:00Z" w16du:dateUtc="2024-12-04T14:49:00Z">
        <w:r w:rsidR="0051627D">
          <w:t xml:space="preserve">: </w:t>
        </w:r>
      </w:ins>
      <w:r>
        <w:t>realidade aumentada, quando o ambiente real predomina sobre o virtual e</w:t>
      </w:r>
      <w:del w:id="95" w:author="Dalton Solano dos Reis" w:date="2024-12-04T11:49:00Z" w16du:dateUtc="2024-12-04T14:49:00Z">
        <w:r w:rsidDel="0051627D">
          <w:delText xml:space="preserve">, </w:delText>
        </w:r>
      </w:del>
      <w:ins w:id="96" w:author="Dalton Solano dos Reis" w:date="2024-12-04T11:49:00Z" w16du:dateUtc="2024-12-04T14:49:00Z">
        <w:r w:rsidR="0051627D">
          <w:t xml:space="preserve">; </w:t>
        </w:r>
      </w:ins>
      <w:r>
        <w:t xml:space="preserve">virtualidade aumentada, que é quando o virtual predomina sobre o </w:t>
      </w:r>
      <w:r w:rsidRPr="00152D48">
        <w:t>real</w:t>
      </w:r>
      <w:del w:id="97" w:author="Dalton Solano dos Reis" w:date="2024-12-04T11:49:00Z" w16du:dateUtc="2024-12-04T14:49:00Z">
        <w:r w:rsidRPr="00152D48" w:rsidDel="0051627D">
          <w:delText>, esta sobreposição está representada na</w:delText>
        </w:r>
      </w:del>
      <w:ins w:id="98" w:author="Dalton Solano dos Reis" w:date="2024-12-04T11:49:00Z" w16du:dateUtc="2024-12-04T14:49:00Z">
        <w:r w:rsidR="0051627D">
          <w:t xml:space="preserve"> (</w:t>
        </w:r>
      </w:ins>
      <w:del w:id="99" w:author="Dalton Solano dos Reis" w:date="2024-12-04T11:49:00Z" w16du:dateUtc="2024-12-04T14:49:00Z">
        <w:r w:rsidRPr="00152D48" w:rsidDel="0051627D">
          <w:delText xml:space="preserve"> </w:delText>
        </w:r>
      </w:del>
      <w:r w:rsidR="00152D48">
        <w:fldChar w:fldCharType="begin"/>
      </w:r>
      <w:r w:rsidR="00152D48">
        <w:instrText xml:space="preserve"> REF _Ref182852300 \h </w:instrText>
      </w:r>
      <w:r w:rsidR="00152D48">
        <w:fldChar w:fldCharType="separate"/>
      </w:r>
      <w:r w:rsidR="00152D48" w:rsidRPr="00801EEE">
        <w:t xml:space="preserve">Figura </w:t>
      </w:r>
      <w:r w:rsidR="00152D48">
        <w:rPr>
          <w:noProof/>
        </w:rPr>
        <w:t>1</w:t>
      </w:r>
      <w:r w:rsidR="00152D48">
        <w:fldChar w:fldCharType="end"/>
      </w:r>
      <w:ins w:id="100" w:author="Dalton Solano dos Reis" w:date="2024-12-04T11:49:00Z" w16du:dateUtc="2024-12-04T14:49:00Z">
        <w:r w:rsidR="0051627D">
          <w:t>)</w:t>
        </w:r>
      </w:ins>
      <w:r>
        <w:t>.</w:t>
      </w:r>
      <w:ins w:id="101" w:author="Dalton Solano dos Reis" w:date="2024-12-04T11:53:00Z" w16du:dateUtc="2024-12-04T14:53:00Z">
        <w:r w:rsidR="00FA4C4D">
          <w:t xml:space="preserve"> </w:t>
        </w:r>
      </w:ins>
    </w:p>
    <w:p w14:paraId="28E5CD1F" w14:textId="77B2F2EA" w:rsidR="005A47B8" w:rsidDel="00FA4C4D" w:rsidRDefault="005A47B8" w:rsidP="009A5BDC">
      <w:pPr>
        <w:pStyle w:val="TF-TEXTO"/>
        <w:rPr>
          <w:del w:id="102" w:author="Dalton Solano dos Reis" w:date="2024-12-04T11:53:00Z" w16du:dateUtc="2024-12-04T14:53:00Z"/>
        </w:rPr>
      </w:pPr>
      <w:r>
        <w:t>A revisão sistemática feita por Silva (2021) revela que o uso de RA melhora o aprendizado e a motivação, além de um aumento de absorção de conteúdo pela parte do aluno. Como o método tradicional de ensino enfrenta resistência p</w:t>
      </w:r>
      <w:r w:rsidR="00696DB4">
        <w:t>or</w:t>
      </w:r>
      <w:r>
        <w:t xml:space="preserve"> parte dos alun</w:t>
      </w:r>
      <w:r w:rsidR="00696DB4">
        <w:t>o</w:t>
      </w:r>
      <w:r>
        <w:t>s, a realidade aumentada pode ser um meio de atrair a atenção deles.</w:t>
      </w:r>
    </w:p>
    <w:p w14:paraId="16C54363" w14:textId="77777777" w:rsidR="00152D48" w:rsidDel="00FA4C4D" w:rsidRDefault="00152D48" w:rsidP="009A5BDC">
      <w:pPr>
        <w:pStyle w:val="TF-TEXTO"/>
        <w:rPr>
          <w:del w:id="103" w:author="Dalton Solano dos Reis" w:date="2024-12-04T11:53:00Z" w16du:dateUtc="2024-12-04T14:53:00Z"/>
        </w:rPr>
      </w:pPr>
    </w:p>
    <w:p w14:paraId="0E95D525" w14:textId="77777777" w:rsidR="00152D48" w:rsidDel="00FA4C4D" w:rsidRDefault="00152D48" w:rsidP="009A5BDC">
      <w:pPr>
        <w:pStyle w:val="TF-TEXTO"/>
        <w:rPr>
          <w:del w:id="104" w:author="Dalton Solano dos Reis" w:date="2024-12-04T11:53:00Z" w16du:dateUtc="2024-12-04T14:53:00Z"/>
        </w:rPr>
      </w:pPr>
    </w:p>
    <w:p w14:paraId="21B07A24" w14:textId="77777777" w:rsidR="00152D48" w:rsidRDefault="00152D48" w:rsidP="00FA4C4D">
      <w:pPr>
        <w:pStyle w:val="TF-TEXTO"/>
      </w:pPr>
    </w:p>
    <w:p w14:paraId="67E8CD16" w14:textId="77777777" w:rsidR="00152D48" w:rsidRDefault="00152D48" w:rsidP="009A5BDC">
      <w:pPr>
        <w:pStyle w:val="TF-TEXTO"/>
      </w:pPr>
    </w:p>
    <w:p w14:paraId="415618C3" w14:textId="0F768A59" w:rsidR="00152D48" w:rsidRDefault="00152D48">
      <w:pPr>
        <w:pStyle w:val="TF-LEGENDA"/>
        <w:pPrChange w:id="105" w:author="Dalton Solano dos Reis" w:date="2024-12-04T11:52:00Z" w16du:dateUtc="2024-12-04T14:52:00Z">
          <w:pPr>
            <w:pStyle w:val="TF-FIGURA"/>
          </w:pPr>
        </w:pPrChange>
      </w:pPr>
      <w:bookmarkStart w:id="106" w:name="_Ref182852300"/>
      <w:r w:rsidRPr="00801EEE">
        <w:lastRenderedPageBreak/>
        <w:t xml:space="preserve">Figura </w:t>
      </w:r>
      <w:fldSimple w:instr=" SEQ Figura \* ARABIC ">
        <w:r>
          <w:rPr>
            <w:noProof/>
          </w:rPr>
          <w:t>1</w:t>
        </w:r>
      </w:fldSimple>
      <w:bookmarkEnd w:id="106"/>
      <w:r w:rsidRPr="00801EEE">
        <w:t xml:space="preserve"> – </w:t>
      </w:r>
      <w:r>
        <w:t>Comparação entre ambiente real e virtual</w:t>
      </w:r>
    </w:p>
    <w:p w14:paraId="13B53576" w14:textId="07CFBCAF" w:rsidR="00207269" w:rsidRDefault="00207269">
      <w:pPr>
        <w:pStyle w:val="TF-FIGURA"/>
        <w:pPrChange w:id="107" w:author="Dalton Solano dos Reis" w:date="2024-12-04T11:53:00Z" w16du:dateUtc="2024-12-04T14:53:00Z">
          <w:pPr>
            <w:pStyle w:val="TF-TEXTO"/>
            <w:jc w:val="center"/>
          </w:pPr>
        </w:pPrChange>
      </w:pPr>
      <w:r w:rsidRPr="00207269">
        <w:rPr>
          <w:noProof/>
        </w:rPr>
        <w:drawing>
          <wp:inline distT="0" distB="0" distL="0" distR="0" wp14:anchorId="6A0EB826" wp14:editId="60F4693C">
            <wp:extent cx="4884843" cy="1988992"/>
            <wp:effectExtent l="19050" t="19050" r="11430" b="11430"/>
            <wp:docPr id="1972538772" name="Imagem 1" descr="Uma imagem contendo no interior, computador, homem,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38772" name="Imagem 1" descr="Uma imagem contendo no interior, computador, homem, mesa&#10;&#10;Descrição gerada automaticamente"/>
                    <pic:cNvPicPr/>
                  </pic:nvPicPr>
                  <pic:blipFill>
                    <a:blip r:embed="rId15"/>
                    <a:stretch>
                      <a:fillRect/>
                    </a:stretch>
                  </pic:blipFill>
                  <pic:spPr>
                    <a:xfrm>
                      <a:off x="0" y="0"/>
                      <a:ext cx="4884843" cy="1988992"/>
                    </a:xfrm>
                    <a:prstGeom prst="rect">
                      <a:avLst/>
                    </a:prstGeom>
                    <a:ln w="12700">
                      <a:solidFill>
                        <a:schemeClr val="tx1"/>
                      </a:solidFill>
                    </a:ln>
                    <a:effectLst/>
                  </pic:spPr>
                </pic:pic>
              </a:graphicData>
            </a:graphic>
          </wp:inline>
        </w:drawing>
      </w:r>
    </w:p>
    <w:p w14:paraId="1A2B443E" w14:textId="77777777" w:rsidR="00152D48" w:rsidRPr="00152D48" w:rsidDel="0051627D" w:rsidRDefault="00152D48">
      <w:pPr>
        <w:pStyle w:val="TF-FONTE"/>
        <w:rPr>
          <w:del w:id="108" w:author="Dalton Solano dos Reis" w:date="2024-12-04T11:51:00Z" w16du:dateUtc="2024-12-04T14:51:00Z"/>
        </w:rPr>
        <w:pPrChange w:id="109" w:author="Dalton Solano dos Reis" w:date="2024-12-04T11:54:00Z" w16du:dateUtc="2024-12-04T14:54:00Z">
          <w:pPr>
            <w:pStyle w:val="TF-LEGENDA"/>
          </w:pPr>
        </w:pPrChange>
      </w:pPr>
      <w:r w:rsidRPr="00152D48">
        <w:t>Fonte: Alves (2014).</w:t>
      </w:r>
    </w:p>
    <w:p w14:paraId="3CD184EC" w14:textId="77777777" w:rsidR="00152D48" w:rsidRPr="00874D52" w:rsidDel="0051627D" w:rsidRDefault="00152D48">
      <w:pPr>
        <w:pStyle w:val="TF-FONTE"/>
        <w:rPr>
          <w:del w:id="110" w:author="Dalton Solano dos Reis" w:date="2024-12-04T11:51:00Z" w16du:dateUtc="2024-12-04T14:51:00Z"/>
          <w14:textOutline w14:w="152400" w14:cap="sq" w14:cmpd="sng" w14:algn="ctr">
            <w14:solidFill>
              <w14:schemeClr w14:val="tx1"/>
            </w14:solidFill>
            <w14:prstDash w14:val="solid"/>
            <w14:bevel/>
          </w14:textOutline>
        </w:rPr>
        <w:pPrChange w:id="111" w:author="Dalton Solano dos Reis" w:date="2024-12-04T11:54:00Z" w16du:dateUtc="2024-12-04T14:54:00Z">
          <w:pPr>
            <w:pStyle w:val="TF-TEXTO"/>
            <w:jc w:val="center"/>
          </w:pPr>
        </w:pPrChange>
      </w:pPr>
    </w:p>
    <w:p w14:paraId="0E50A216" w14:textId="77777777" w:rsidR="00207269" w:rsidRPr="009A5BDC" w:rsidRDefault="00207269">
      <w:pPr>
        <w:pStyle w:val="TF-FONTE"/>
        <w:pPrChange w:id="112" w:author="Dalton Solano dos Reis" w:date="2024-12-04T11:54:00Z" w16du:dateUtc="2024-12-04T14:54:00Z">
          <w:pPr>
            <w:pStyle w:val="TF-TEXTO"/>
            <w:jc w:val="center"/>
          </w:pPr>
        </w:pPrChange>
      </w:pPr>
    </w:p>
    <w:p w14:paraId="4B4647E8" w14:textId="77777777" w:rsidR="00A7748B" w:rsidRDefault="00A7748B" w:rsidP="00A7748B">
      <w:pPr>
        <w:pStyle w:val="Ttulo2"/>
      </w:pPr>
      <w:r>
        <w:t>TRABALHOS CORRELATOS</w:t>
      </w:r>
    </w:p>
    <w:p w14:paraId="27D3A58F" w14:textId="52AFF103" w:rsidR="008C4054" w:rsidRDefault="008C4054" w:rsidP="008C4054">
      <w:pPr>
        <w:pStyle w:val="TF-TEXTO"/>
      </w:pPr>
      <w:r w:rsidRPr="00F90E15">
        <w:t>A seguir, são expostos estudos relacionados que tratam de temas de</w:t>
      </w:r>
      <w:r>
        <w:t xml:space="preserve"> RA</w:t>
      </w:r>
      <w:r w:rsidRPr="00F90E15">
        <w:t xml:space="preserve"> no âmbito da educação para o trânsito.</w:t>
      </w:r>
      <w:r>
        <w:t xml:space="preserve"> O primeiro</w:t>
      </w:r>
      <w:ins w:id="113" w:author="Dalton Solano dos Reis" w:date="2024-12-04T15:25:00Z" w16du:dateUtc="2024-12-04T18:25:00Z">
        <w:r w:rsidR="00DD0A04">
          <w:t xml:space="preserve"> trabalho </w:t>
        </w:r>
      </w:ins>
      <w:del w:id="114" w:author="Dalton Solano dos Reis" w:date="2024-12-04T15:25:00Z" w16du:dateUtc="2024-12-04T18:25:00Z">
        <w:r w:rsidDel="00DD0A04">
          <w:delText xml:space="preserve">, mostrado no </w:delText>
        </w:r>
      </w:del>
      <w:ins w:id="115" w:author="Dalton Solano dos Reis" w:date="2024-12-04T15:25:00Z" w16du:dateUtc="2024-12-04T18:25:00Z">
        <w:r w:rsidR="00DD0A04">
          <w:t>(</w:t>
        </w:r>
      </w:ins>
      <w:r>
        <w:t>Quadro 1</w:t>
      </w:r>
      <w:del w:id="116" w:author="Dalton Solano dos Reis" w:date="2024-12-04T15:25:00Z" w16du:dateUtc="2024-12-04T18:25:00Z">
        <w:r w:rsidDel="00DD0A04">
          <w:delText xml:space="preserve">, </w:delText>
        </w:r>
      </w:del>
      <w:ins w:id="117" w:author="Dalton Solano dos Reis" w:date="2024-12-04T15:25:00Z" w16du:dateUtc="2024-12-04T18:25:00Z">
        <w:r w:rsidR="00DD0A04">
          <w:t xml:space="preserve">) </w:t>
        </w:r>
      </w:ins>
      <w:r>
        <w:t>é um jogo educacional denominado TransitAR, desenvolvido pelo Buzzi (2018) que busca unir o atrativo de jogabilidade ao foco na conscientização no trânsito. O segundo trabalho</w:t>
      </w:r>
      <w:del w:id="118" w:author="Dalton Solano dos Reis" w:date="2024-12-04T15:25:00Z" w16du:dateUtc="2024-12-04T18:25:00Z">
        <w:r w:rsidDel="00DD0A04">
          <w:delText xml:space="preserve">, </w:delText>
        </w:r>
      </w:del>
      <w:ins w:id="119" w:author="Dalton Solano dos Reis" w:date="2024-12-04T15:25:00Z" w16du:dateUtc="2024-12-04T18:25:00Z">
        <w:r w:rsidR="00DD0A04">
          <w:t xml:space="preserve"> </w:t>
        </w:r>
      </w:ins>
      <w:ins w:id="120" w:author="Dalton Solano dos Reis" w:date="2024-12-04T15:26:00Z" w16du:dateUtc="2024-12-04T18:26:00Z">
        <w:r w:rsidR="00DD0A04">
          <w:t xml:space="preserve">(Quadro 2) </w:t>
        </w:r>
      </w:ins>
      <w:r>
        <w:t>desenvolvido por Alves</w:t>
      </w:r>
      <w:ins w:id="121" w:author="Dalton Solano dos Reis" w:date="2024-12-04T15:25:00Z" w16du:dateUtc="2024-12-04T18:25:00Z">
        <w:r w:rsidR="00DD0A04">
          <w:t xml:space="preserve"> </w:t>
        </w:r>
      </w:ins>
      <w:r>
        <w:t>(2014)</w:t>
      </w:r>
      <w:del w:id="122" w:author="Dalton Solano dos Reis" w:date="2024-12-04T15:25:00Z" w16du:dateUtc="2024-12-04T18:25:00Z">
        <w:r w:rsidDel="00DD0A04">
          <w:delText>, e detalhado no Quadro 2</w:delText>
        </w:r>
      </w:del>
      <w:del w:id="123" w:author="Dalton Solano dos Reis" w:date="2024-12-04T15:26:00Z" w16du:dateUtc="2024-12-04T18:26:00Z">
        <w:r w:rsidDel="00DD0A04">
          <w:delText>,</w:delText>
        </w:r>
      </w:del>
      <w:r>
        <w:t xml:space="preserve"> tem como principal objetivo testar a eficácia de um simulador de baixo custo em relação a um de médio custo. </w:t>
      </w:r>
      <w:r w:rsidR="00801EEE">
        <w:t xml:space="preserve">Já o Quadro 3 representa o trabalho de </w:t>
      </w:r>
      <w:r w:rsidR="00801EEE" w:rsidRPr="00801EEE">
        <w:t xml:space="preserve">Yang </w:t>
      </w:r>
      <w:r w:rsidR="00801EEE" w:rsidRPr="00801EEE">
        <w:rPr>
          <w:i/>
          <w:iCs/>
        </w:rPr>
        <w:t>et al.</w:t>
      </w:r>
      <w:r w:rsidR="00801EEE" w:rsidRPr="00801EEE">
        <w:t xml:space="preserve"> (2016</w:t>
      </w:r>
      <w:del w:id="124" w:author="Dalton Solano dos Reis" w:date="2024-12-04T15:27:00Z" w16du:dateUtc="2024-12-04T18:27:00Z">
        <w:r w:rsidR="00801EEE" w:rsidRPr="00801EEE" w:rsidDel="00EA4B07">
          <w:delText>)</w:delText>
        </w:r>
        <w:r w:rsidR="00801EEE" w:rsidDel="00EA4B07">
          <w:delText xml:space="preserve">, </w:delText>
        </w:r>
      </w:del>
      <w:ins w:id="125" w:author="Dalton Solano dos Reis" w:date="2024-12-04T15:27:00Z" w16du:dateUtc="2024-12-04T18:27:00Z">
        <w:r w:rsidR="00EA4B07" w:rsidRPr="00801EEE">
          <w:t>)</w:t>
        </w:r>
        <w:r w:rsidR="00EA4B07">
          <w:t xml:space="preserve"> </w:t>
        </w:r>
      </w:ins>
      <w:r w:rsidR="00801EEE">
        <w:t xml:space="preserve">que </w:t>
      </w:r>
      <w:del w:id="126" w:author="Dalton Solano dos Reis" w:date="2024-12-04T15:27:00Z" w16du:dateUtc="2024-12-04T18:27:00Z">
        <w:r w:rsidR="00801EEE" w:rsidDel="00EA4B07">
          <w:delText xml:space="preserve">tinha </w:delText>
        </w:r>
      </w:del>
      <w:ins w:id="127" w:author="Dalton Solano dos Reis" w:date="2024-12-04T15:27:00Z" w16du:dateUtc="2024-12-04T18:27:00Z">
        <w:r w:rsidR="00EA4B07">
          <w:t xml:space="preserve">tem </w:t>
        </w:r>
      </w:ins>
      <w:r w:rsidR="00801EEE">
        <w:t>como objetivo desenvolver um simulador com características o mais próximo possível do real</w:t>
      </w:r>
      <w:del w:id="128" w:author="Dalton Solano dos Reis" w:date="2024-12-04T15:27:00Z" w16du:dateUtc="2024-12-04T18:27:00Z">
        <w:r w:rsidR="00801EEE" w:rsidDel="00EA4B07">
          <w:delText>, p</w:delText>
        </w:r>
      </w:del>
      <w:ins w:id="129" w:author="Dalton Solano dos Reis" w:date="2024-12-04T15:27:00Z" w16du:dateUtc="2024-12-04T18:27:00Z">
        <w:r w:rsidR="00EA4B07">
          <w:t>. P</w:t>
        </w:r>
      </w:ins>
      <w:r>
        <w:t>or último</w:t>
      </w:r>
      <w:ins w:id="130" w:author="Dalton Solano dos Reis" w:date="2024-12-04T15:28:00Z" w16du:dateUtc="2024-12-04T18:28:00Z">
        <w:r w:rsidR="00EA4B07">
          <w:t xml:space="preserve">, </w:t>
        </w:r>
      </w:ins>
      <w:del w:id="131" w:author="Dalton Solano dos Reis" w:date="2024-12-04T15:27:00Z" w16du:dateUtc="2024-12-04T18:27:00Z">
        <w:r w:rsidDel="00EA4B07">
          <w:delText xml:space="preserve">, o </w:delText>
        </w:r>
      </w:del>
      <w:del w:id="132" w:author="Dalton Solano dos Reis" w:date="2024-12-04T15:28:00Z" w16du:dateUtc="2024-12-04T18:28:00Z">
        <w:r w:rsidDel="00EA4B07">
          <w:delText xml:space="preserve">Quadro </w:delText>
        </w:r>
        <w:r w:rsidR="00801EEE" w:rsidDel="00EA4B07">
          <w:delText>4</w:delText>
        </w:r>
        <w:r w:rsidDel="00EA4B07">
          <w:delText xml:space="preserve"> apresenta </w:delText>
        </w:r>
      </w:del>
      <w:r>
        <w:t xml:space="preserve">o trabalho </w:t>
      </w:r>
      <w:ins w:id="133" w:author="Dalton Solano dos Reis" w:date="2024-12-04T15:29:00Z" w16du:dateUtc="2024-12-04T18:29:00Z">
        <w:r w:rsidR="00EA4B07">
          <w:t xml:space="preserve">(Quadro 4) </w:t>
        </w:r>
      </w:ins>
      <w:r>
        <w:t xml:space="preserve">de </w:t>
      </w:r>
      <w:r w:rsidRPr="008C4054">
        <w:t>Fibrantz</w:t>
      </w:r>
      <w:r>
        <w:t xml:space="preserve"> (2023)</w:t>
      </w:r>
      <w:ins w:id="134" w:author="Dalton Solano dos Reis" w:date="2024-12-04T15:29:00Z" w16du:dateUtc="2024-12-04T18:29:00Z">
        <w:r w:rsidR="00EA4B07">
          <w:t xml:space="preserve"> é </w:t>
        </w:r>
      </w:ins>
      <w:del w:id="135" w:author="Dalton Solano dos Reis" w:date="2024-12-04T15:29:00Z" w16du:dateUtc="2024-12-04T18:29:00Z">
        <w:r w:rsidDel="00EA4B07">
          <w:delText xml:space="preserve">, </w:delText>
        </w:r>
      </w:del>
      <w:r>
        <w:t>um jogo 3D</w:t>
      </w:r>
      <w:del w:id="136" w:author="Dalton Solano dos Reis" w:date="2024-12-04T16:02:00Z" w16du:dateUtc="2024-12-04T19:02:00Z">
        <w:r w:rsidDel="00833F3E">
          <w:delText xml:space="preserve"> </w:delText>
        </w:r>
      </w:del>
      <w:r w:rsidRPr="008C4054">
        <w:t xml:space="preserve"> focado em ensinar conceitos de trânsito, onde o jogador interage com diversas regras e situações reais de circulação</w:t>
      </w:r>
      <w:r>
        <w:t xml:space="preserve"> como um pedestre.</w:t>
      </w:r>
    </w:p>
    <w:p w14:paraId="6081DE44" w14:textId="5DD05F63" w:rsidR="00C20753" w:rsidDel="00EA4B07" w:rsidRDefault="00C20753" w:rsidP="008C4054">
      <w:pPr>
        <w:pStyle w:val="TF-TEXTO"/>
        <w:rPr>
          <w:del w:id="137" w:author="Dalton Solano dos Reis" w:date="2024-12-04T15:32:00Z" w16du:dateUtc="2024-12-04T18:32:00Z"/>
        </w:rPr>
      </w:pPr>
      <w:r w:rsidRPr="00C20753">
        <w:t xml:space="preserve">Buzzi (2018) desenvolveu o </w:t>
      </w:r>
      <w:del w:id="138" w:author="Dalton Solano dos Reis" w:date="2024-12-04T15:29:00Z" w16du:dateUtc="2024-12-04T18:29:00Z">
        <w:r w:rsidRPr="00C20753" w:rsidDel="00EA4B07">
          <w:delText xml:space="preserve">aplicativo </w:delText>
        </w:r>
      </w:del>
      <w:ins w:id="139" w:author="Dalton Solano dos Reis" w:date="2024-12-04T15:29:00Z" w16du:dateUtc="2024-12-04T18:29:00Z">
        <w:r w:rsidR="00EA4B07" w:rsidRPr="00C20753">
          <w:t>aplicativo</w:t>
        </w:r>
        <w:r w:rsidR="00EA4B07">
          <w:t xml:space="preserve"> </w:t>
        </w:r>
      </w:ins>
      <w:r w:rsidRPr="00C20753">
        <w:t xml:space="preserve">TransitAR, bem como os respectivos testes neste aplicativo. </w:t>
      </w:r>
      <w:r>
        <w:t xml:space="preserve">O </w:t>
      </w:r>
      <w:ins w:id="140" w:author="Dalton Solano dos Reis" w:date="2024-12-04T15:30:00Z" w16du:dateUtc="2024-12-04T18:30:00Z">
        <w:r w:rsidR="00EA4B07" w:rsidRPr="00C20753">
          <w:t>TransitAR</w:t>
        </w:r>
        <w:r w:rsidR="00EA4B07" w:rsidDel="00EA4B07">
          <w:t xml:space="preserve"> </w:t>
        </w:r>
      </w:ins>
      <w:del w:id="141" w:author="Dalton Solano dos Reis" w:date="2024-12-04T15:30:00Z" w16du:dateUtc="2024-12-04T18:30:00Z">
        <w:r w:rsidDel="00EA4B07">
          <w:delText xml:space="preserve">aplicativo </w:delText>
        </w:r>
      </w:del>
      <w:r>
        <w:t xml:space="preserve">tem como foco o desenvolvimento de um jogo educacional. Projetado para ser um aplicativo </w:t>
      </w:r>
      <w:del w:id="142" w:author="Dalton Solano dos Reis" w:date="2024-12-04T15:32:00Z" w16du:dateUtc="2024-12-04T18:32:00Z">
        <w:r w:rsidDel="00EA4B07">
          <w:delText>mobile</w:delText>
        </w:r>
      </w:del>
      <w:ins w:id="143" w:author="Dalton Solano dos Reis" w:date="2024-12-04T15:32:00Z" w16du:dateUtc="2024-12-04T18:32:00Z">
        <w:r w:rsidR="00EA4B07">
          <w:t>móvel</w:t>
        </w:r>
      </w:ins>
      <w:r>
        <w:t xml:space="preserve">, interativo e intuitivo, o jogo utiliza motor de jogos Unity e busca unir o atrativo de jogabilidade ao foco na conscientização de trânsito. </w:t>
      </w:r>
    </w:p>
    <w:p w14:paraId="286131C1" w14:textId="29ED88A3" w:rsidR="00893BA4" w:rsidRDefault="00696DB4" w:rsidP="00893BA4">
      <w:pPr>
        <w:pStyle w:val="TF-TEXTO"/>
      </w:pPr>
      <w:r w:rsidRPr="00696DB4">
        <w:t xml:space="preserve">O </w:t>
      </w:r>
      <w:del w:id="144" w:author="Dalton Solano dos Reis" w:date="2024-12-04T15:32:00Z" w16du:dateUtc="2024-12-04T18:32:00Z">
        <w:r w:rsidRPr="00696DB4" w:rsidDel="00EA4B07">
          <w:delText xml:space="preserve">autor </w:delText>
        </w:r>
      </w:del>
      <w:r w:rsidRPr="00696DB4">
        <w:t>Buzzi (2018)</w:t>
      </w:r>
      <w:del w:id="145" w:author="Dalton Solano dos Reis" w:date="2024-12-04T15:33:00Z" w16du:dateUtc="2024-12-04T18:33:00Z">
        <w:r w:rsidRPr="00696DB4" w:rsidDel="00EA4B07">
          <w:delText>,</w:delText>
        </w:r>
      </w:del>
      <w:r w:rsidRPr="00696DB4">
        <w:t xml:space="preserve"> para fazer isso utilizou de uma série de fatores, tanto de jogabilidade</w:t>
      </w:r>
      <w:r w:rsidR="00D36697">
        <w:t xml:space="preserve">, </w:t>
      </w:r>
      <w:r w:rsidR="00D36697" w:rsidRPr="00696DB4">
        <w:t>quanto</w:t>
      </w:r>
      <w:r w:rsidRPr="00696DB4">
        <w:t xml:space="preserve"> de realidade de aumentada</w:t>
      </w:r>
      <w:r>
        <w:t xml:space="preserve">. </w:t>
      </w:r>
      <w:r w:rsidRPr="00696DB4">
        <w:t xml:space="preserve">Os fatores utilizados para que o usuário tenha imersão </w:t>
      </w:r>
      <w:del w:id="146" w:author="Dalton Solano dos Reis" w:date="2024-12-04T15:33:00Z" w16du:dateUtc="2024-12-04T18:33:00Z">
        <w:r w:rsidRPr="00696DB4" w:rsidDel="00EA4B07">
          <w:delText xml:space="preserve">foram vários e </w:delText>
        </w:r>
      </w:del>
      <w:r w:rsidRPr="00696DB4">
        <w:t>estão dispostos sobre a tela</w:t>
      </w:r>
      <w:del w:id="147" w:author="Dalton Solano dos Reis" w:date="2024-12-04T15:33:00Z" w16du:dateUtc="2024-12-04T18:33:00Z">
        <w:r w:rsidR="00D36697" w:rsidDel="00EA4B07">
          <w:delText xml:space="preserve">, conforme demonstrado na </w:delText>
        </w:r>
      </w:del>
      <w:ins w:id="148" w:author="Dalton Solano dos Reis" w:date="2024-12-04T15:33:00Z" w16du:dateUtc="2024-12-04T18:33:00Z">
        <w:r w:rsidR="00EA4B07">
          <w:t xml:space="preserve"> (</w:t>
        </w:r>
      </w:ins>
      <w:r w:rsidR="00D36697">
        <w:fldChar w:fldCharType="begin"/>
      </w:r>
      <w:r w:rsidR="00D36697">
        <w:instrText xml:space="preserve"> REF _Ref184118726 \h </w:instrText>
      </w:r>
      <w:r w:rsidR="00D36697">
        <w:fldChar w:fldCharType="separate"/>
      </w:r>
      <w:r w:rsidR="00D36697" w:rsidRPr="00801EEE">
        <w:t xml:space="preserve">Figura </w:t>
      </w:r>
      <w:r w:rsidR="00D36697">
        <w:rPr>
          <w:noProof/>
        </w:rPr>
        <w:t>2</w:t>
      </w:r>
      <w:r w:rsidR="00D36697">
        <w:fldChar w:fldCharType="end"/>
      </w:r>
      <w:ins w:id="149" w:author="Dalton Solano dos Reis" w:date="2024-12-04T15:33:00Z" w16du:dateUtc="2024-12-04T18:33:00Z">
        <w:r w:rsidR="00EA4B07">
          <w:t>)</w:t>
        </w:r>
      </w:ins>
      <w:ins w:id="150" w:author="Dalton Solano dos Reis" w:date="2024-12-04T15:34:00Z" w16du:dateUtc="2024-12-04T18:34:00Z">
        <w:r w:rsidR="00EA4B07">
          <w:t xml:space="preserve">. Dessa forma o </w:t>
        </w:r>
      </w:ins>
      <w:del w:id="151" w:author="Dalton Solano dos Reis" w:date="2024-12-04T15:34:00Z" w16du:dateUtc="2024-12-04T18:34:00Z">
        <w:r w:rsidRPr="00696DB4" w:rsidDel="00EA4B07">
          <w:delText xml:space="preserve">, assim fazendo com que o </w:delText>
        </w:r>
      </w:del>
      <w:r w:rsidRPr="00696DB4">
        <w:t xml:space="preserve">usuário não </w:t>
      </w:r>
      <w:del w:id="152" w:author="Dalton Solano dos Reis" w:date="2024-12-04T15:34:00Z" w16du:dateUtc="2024-12-04T18:34:00Z">
        <w:r w:rsidRPr="00696DB4" w:rsidDel="00EA4B07">
          <w:delText xml:space="preserve">precise </w:delText>
        </w:r>
      </w:del>
      <w:ins w:id="153" w:author="Dalton Solano dos Reis" w:date="2024-12-04T15:34:00Z" w16du:dateUtc="2024-12-04T18:34:00Z">
        <w:r w:rsidR="00EA4B07" w:rsidRPr="00696DB4">
          <w:t>precis</w:t>
        </w:r>
        <w:r w:rsidR="00EA4B07">
          <w:t>a</w:t>
        </w:r>
        <w:r w:rsidR="00EA4B07" w:rsidRPr="00696DB4">
          <w:t xml:space="preserve"> </w:t>
        </w:r>
      </w:ins>
      <w:r w:rsidRPr="00696DB4">
        <w:t>abrir um menu ou entrar em outra tela para obter a informação</w:t>
      </w:r>
      <w:del w:id="154" w:author="Dalton Solano dos Reis" w:date="2024-12-04T15:34:00Z" w16du:dateUtc="2024-12-04T18:34:00Z">
        <w:r w:rsidR="00D36697" w:rsidDel="00EA4B07">
          <w:delText>, assim sempre</w:delText>
        </w:r>
        <w:r w:rsidRPr="00696DB4" w:rsidDel="00EA4B07">
          <w:delText xml:space="preserve"> tendo tudo sempre a vista</w:delText>
        </w:r>
      </w:del>
      <w:r>
        <w:t xml:space="preserve">. </w:t>
      </w:r>
    </w:p>
    <w:p w14:paraId="0244A724" w14:textId="2284496E" w:rsidR="00FC1B14" w:rsidRDefault="00FC1B14">
      <w:pPr>
        <w:pStyle w:val="TF-LEGENDA"/>
        <w:pPrChange w:id="155" w:author="Dalton Solano dos Reis" w:date="2024-12-04T15:34:00Z" w16du:dateUtc="2024-12-04T18:34:00Z">
          <w:pPr>
            <w:pStyle w:val="TF-TEXTO"/>
            <w:jc w:val="center"/>
          </w:pPr>
        </w:pPrChange>
      </w:pPr>
      <w:bookmarkStart w:id="156" w:name="_Ref184118726"/>
      <w:r w:rsidRPr="00801EEE">
        <w:t xml:space="preserve">Figura </w:t>
      </w:r>
      <w:fldSimple w:instr=" SEQ Figura \* ARABIC ">
        <w:r w:rsidR="00D36697">
          <w:rPr>
            <w:noProof/>
          </w:rPr>
          <w:t>2</w:t>
        </w:r>
      </w:fldSimple>
      <w:bookmarkEnd w:id="156"/>
      <w:r w:rsidRPr="00801EEE">
        <w:t xml:space="preserve"> – </w:t>
      </w:r>
      <w:r w:rsidR="00630E78">
        <w:t>Fatores de jogabilidade utilizados por Buzzi (2018)</w:t>
      </w:r>
    </w:p>
    <w:p w14:paraId="1ECCC009" w14:textId="43A4C59B" w:rsidR="00FC1B14" w:rsidRDefault="00FC1B14" w:rsidP="00FC1B14">
      <w:pPr>
        <w:pStyle w:val="TF-FIGURA"/>
      </w:pPr>
      <w:r w:rsidRPr="00FC1B14">
        <w:rPr>
          <w:noProof/>
        </w:rPr>
        <w:drawing>
          <wp:inline distT="0" distB="0" distL="0" distR="0" wp14:anchorId="233DB0C3" wp14:editId="33CD7CE5">
            <wp:extent cx="5360670" cy="2683758"/>
            <wp:effectExtent l="19050" t="19050" r="11430" b="21590"/>
            <wp:docPr id="169585591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5917" name="Imagem 1" descr="Diagrama&#10;&#10;Descrição gerada automaticamente"/>
                    <pic:cNvPicPr/>
                  </pic:nvPicPr>
                  <pic:blipFill>
                    <a:blip r:embed="rId16"/>
                    <a:stretch>
                      <a:fillRect/>
                    </a:stretch>
                  </pic:blipFill>
                  <pic:spPr>
                    <a:xfrm>
                      <a:off x="0" y="0"/>
                      <a:ext cx="5367154" cy="2687004"/>
                    </a:xfrm>
                    <a:prstGeom prst="rect">
                      <a:avLst/>
                    </a:prstGeom>
                    <a:ln w="12700">
                      <a:solidFill>
                        <a:schemeClr val="tx1"/>
                      </a:solidFill>
                    </a:ln>
                  </pic:spPr>
                </pic:pic>
              </a:graphicData>
            </a:graphic>
          </wp:inline>
        </w:drawing>
      </w:r>
    </w:p>
    <w:p w14:paraId="50826F93" w14:textId="2F2716EB" w:rsidR="00FC1B14" w:rsidRPr="008C4054" w:rsidRDefault="00FC1B14" w:rsidP="00FC1B14">
      <w:pPr>
        <w:pStyle w:val="TF-FONTE"/>
      </w:pPr>
      <w:r>
        <w:t>Fonte: Buzzi (2018)</w:t>
      </w:r>
      <w:ins w:id="157" w:author="Dalton Solano dos Reis" w:date="2024-12-04T15:34:00Z" w16du:dateUtc="2024-12-04T18:34:00Z">
        <w:r w:rsidR="00622EC6">
          <w:t>.</w:t>
        </w:r>
      </w:ins>
    </w:p>
    <w:p w14:paraId="0264DC32" w14:textId="0956A80E" w:rsidR="005816A3" w:rsidRPr="001B7764" w:rsidRDefault="005816A3" w:rsidP="001B7764">
      <w:pPr>
        <w:pStyle w:val="TF-LEGENDA"/>
      </w:pPr>
      <w:bookmarkStart w:id="158" w:name="_Ref520281304"/>
      <w:r>
        <w:t xml:space="preserve">Quadro </w:t>
      </w:r>
      <w:bookmarkStart w:id="159" w:name="Quadro"/>
      <w:bookmarkEnd w:id="159"/>
      <w:r w:rsidR="00FC0322">
        <w:fldChar w:fldCharType="begin"/>
      </w:r>
      <w:r w:rsidR="00FC0322">
        <w:instrText xml:space="preserve"> SEQ Quadro \* ARABIC </w:instrText>
      </w:r>
      <w:r w:rsidR="00FC0322">
        <w:fldChar w:fldCharType="separate"/>
      </w:r>
      <w:r w:rsidR="00152D48">
        <w:rPr>
          <w:noProof/>
        </w:rPr>
        <w:t>1</w:t>
      </w:r>
      <w:r w:rsidR="00FC0322">
        <w:rPr>
          <w:noProof/>
        </w:rPr>
        <w:fldChar w:fldCharType="end"/>
      </w:r>
      <w:bookmarkEnd w:id="158"/>
      <w:r>
        <w:t xml:space="preserve"> – Trabalho Correlato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5816A3" w14:paraId="37250259" w14:textId="77777777" w:rsidTr="00E36EE8">
        <w:tc>
          <w:tcPr>
            <w:tcW w:w="1701" w:type="dxa"/>
            <w:shd w:val="clear" w:color="auto" w:fill="auto"/>
          </w:tcPr>
          <w:p w14:paraId="7260256E" w14:textId="77777777" w:rsidR="005816A3" w:rsidRDefault="005816A3" w:rsidP="00E36EE8">
            <w:pPr>
              <w:pStyle w:val="TF-TEXTO-QUADRO"/>
            </w:pPr>
            <w:r>
              <w:t>Referência</w:t>
            </w:r>
          </w:p>
        </w:tc>
        <w:tc>
          <w:tcPr>
            <w:tcW w:w="7970" w:type="dxa"/>
            <w:shd w:val="clear" w:color="auto" w:fill="auto"/>
          </w:tcPr>
          <w:p w14:paraId="6D88E0CD" w14:textId="783324CB" w:rsidR="005816A3" w:rsidRDefault="00C20753" w:rsidP="00E36EE8">
            <w:pPr>
              <w:pStyle w:val="TF-TEXTO-QUADRO"/>
            </w:pPr>
            <w:r>
              <w:t>Buzzi</w:t>
            </w:r>
            <w:del w:id="160" w:author="Dalton Solano dos Reis" w:date="2024-12-04T15:35:00Z" w16du:dateUtc="2024-12-04T18:35:00Z">
              <w:r w:rsidDel="00622EC6">
                <w:delText xml:space="preserve">, </w:delText>
              </w:r>
              <w:r w:rsidRPr="00C20753" w:rsidDel="00622EC6">
                <w:delText>Thiago Alberto</w:delText>
              </w:r>
            </w:del>
            <w:ins w:id="161" w:author="Dalton Solano dos Reis" w:date="2024-12-04T15:35:00Z" w16du:dateUtc="2024-12-04T18:35:00Z">
              <w:r w:rsidR="00622EC6">
                <w:t xml:space="preserve"> </w:t>
              </w:r>
            </w:ins>
            <w:r>
              <w:t>(2018)</w:t>
            </w:r>
          </w:p>
        </w:tc>
      </w:tr>
      <w:tr w:rsidR="005816A3" w14:paraId="6F35EC71" w14:textId="77777777" w:rsidTr="00E36EE8">
        <w:tc>
          <w:tcPr>
            <w:tcW w:w="1701" w:type="dxa"/>
            <w:shd w:val="clear" w:color="auto" w:fill="auto"/>
          </w:tcPr>
          <w:p w14:paraId="21D7DD23" w14:textId="77777777" w:rsidR="005816A3" w:rsidRDefault="005816A3" w:rsidP="00E36EE8">
            <w:pPr>
              <w:pStyle w:val="TF-TEXTO-QUADRO"/>
            </w:pPr>
            <w:r>
              <w:t>Objetivos</w:t>
            </w:r>
          </w:p>
        </w:tc>
        <w:tc>
          <w:tcPr>
            <w:tcW w:w="7970" w:type="dxa"/>
            <w:shd w:val="clear" w:color="auto" w:fill="auto"/>
          </w:tcPr>
          <w:p w14:paraId="714B4228" w14:textId="3D3428E1" w:rsidR="005816A3" w:rsidRDefault="00C20753" w:rsidP="00E36EE8">
            <w:pPr>
              <w:pStyle w:val="TF-TEXTO-QUADRO"/>
            </w:pPr>
            <w:r w:rsidRPr="00C20753">
              <w:t>O aplicativo busca unir o atrativo de jogabilidade ao foco na conscientização de trânsito, abrangendo um grande grupo de usuários e auxiliando a diminuir o número de acidentes nas rodovias.</w:t>
            </w:r>
          </w:p>
        </w:tc>
      </w:tr>
      <w:tr w:rsidR="005816A3" w14:paraId="50E7DFC8" w14:textId="77777777" w:rsidTr="00E36EE8">
        <w:tc>
          <w:tcPr>
            <w:tcW w:w="1701" w:type="dxa"/>
            <w:shd w:val="clear" w:color="auto" w:fill="auto"/>
          </w:tcPr>
          <w:p w14:paraId="02BCAB42" w14:textId="77777777" w:rsidR="005816A3" w:rsidRDefault="005816A3" w:rsidP="00E36EE8">
            <w:pPr>
              <w:pStyle w:val="TF-TEXTO-QUADRO"/>
            </w:pPr>
            <w:r>
              <w:lastRenderedPageBreak/>
              <w:t>Principais funcionalidades</w:t>
            </w:r>
          </w:p>
        </w:tc>
        <w:tc>
          <w:tcPr>
            <w:tcW w:w="7970" w:type="dxa"/>
            <w:shd w:val="clear" w:color="auto" w:fill="auto"/>
          </w:tcPr>
          <w:p w14:paraId="1B02AE5D" w14:textId="7BD8C2B1" w:rsidR="005816A3" w:rsidRDefault="00696DB4" w:rsidP="00E36EE8">
            <w:pPr>
              <w:pStyle w:val="TF-TEXTO-QUADRO"/>
            </w:pPr>
            <w:r w:rsidRPr="00696DB4">
              <w:t xml:space="preserve">O sistema deve fornecer um ambiente de simulação com um cenário simples de trânsito, permitindo que o usuário interaja de forma intuitiva. Utilizará uma imagem de mapa como marcador para gerar um mundo virtual em 3D, onde será possível movimentar um carro através de um </w:t>
            </w:r>
            <w:r w:rsidRPr="00622EC6">
              <w:rPr>
                <w:i/>
                <w:iCs/>
                <w:rPrChange w:id="162" w:author="Dalton Solano dos Reis" w:date="2024-12-04T15:35:00Z" w16du:dateUtc="2024-12-04T18:35:00Z">
                  <w:rPr/>
                </w:rPrChange>
              </w:rPr>
              <w:t>joystick</w:t>
            </w:r>
            <w:r w:rsidRPr="00696DB4">
              <w:t xml:space="preserve"> virtual. O retorno visual será dado por meio de uma barra de gasolina, que será atualizada conforme a movimentação, e por uma barra de mecânica, que refletirá danos causados por colisões, garantindo um acompanhamento dinâmico e educativo da interação no ambiente virtual.</w:t>
            </w:r>
          </w:p>
        </w:tc>
      </w:tr>
      <w:tr w:rsidR="005816A3" w14:paraId="200A0FFC" w14:textId="77777777" w:rsidTr="00E36EE8">
        <w:tc>
          <w:tcPr>
            <w:tcW w:w="1701" w:type="dxa"/>
            <w:shd w:val="clear" w:color="auto" w:fill="auto"/>
          </w:tcPr>
          <w:p w14:paraId="6A80DCC3" w14:textId="77777777" w:rsidR="005816A3" w:rsidRDefault="005816A3" w:rsidP="00E36EE8">
            <w:pPr>
              <w:pStyle w:val="TF-TEXTO-QUADRO"/>
            </w:pPr>
            <w:r>
              <w:t>Ferramentas de desenvolvimento</w:t>
            </w:r>
          </w:p>
        </w:tc>
        <w:tc>
          <w:tcPr>
            <w:tcW w:w="7970" w:type="dxa"/>
            <w:shd w:val="clear" w:color="auto" w:fill="auto"/>
          </w:tcPr>
          <w:p w14:paraId="6CA20E43" w14:textId="5ECCD2BD" w:rsidR="005816A3" w:rsidRDefault="00696DB4" w:rsidP="00E36EE8">
            <w:pPr>
              <w:pStyle w:val="TF-TEXTO-QUADRO"/>
            </w:pPr>
            <w:r w:rsidRPr="00696DB4">
              <w:t xml:space="preserve">O aplicativo foi criado com o Unity 3D e a IDE MonoDevelop, usando C#. A </w:t>
            </w:r>
            <w:del w:id="163" w:author="Dalton Solano dos Reis" w:date="2024-12-04T15:35:00Z" w16du:dateUtc="2024-12-04T18:35:00Z">
              <w:r w:rsidRPr="00696DB4" w:rsidDel="00622EC6">
                <w:delText xml:space="preserve">Realidade </w:delText>
              </w:r>
            </w:del>
            <w:ins w:id="164" w:author="Dalton Solano dos Reis" w:date="2024-12-04T15:35:00Z" w16du:dateUtc="2024-12-04T18:35:00Z">
              <w:r w:rsidR="00622EC6">
                <w:t>r</w:t>
              </w:r>
              <w:r w:rsidR="00622EC6" w:rsidRPr="00696DB4">
                <w:t xml:space="preserve">ealidade </w:t>
              </w:r>
            </w:ins>
            <w:del w:id="165" w:author="Dalton Solano dos Reis" w:date="2024-12-04T15:35:00Z" w16du:dateUtc="2024-12-04T18:35:00Z">
              <w:r w:rsidRPr="00696DB4" w:rsidDel="00622EC6">
                <w:delText xml:space="preserve">Aumentada </w:delText>
              </w:r>
            </w:del>
            <w:ins w:id="166" w:author="Dalton Solano dos Reis" w:date="2024-12-04T15:35:00Z" w16du:dateUtc="2024-12-04T18:35:00Z">
              <w:r w:rsidR="00622EC6">
                <w:t>a</w:t>
              </w:r>
              <w:r w:rsidR="00622EC6" w:rsidRPr="00696DB4">
                <w:t xml:space="preserve">umentada </w:t>
              </w:r>
            </w:ins>
            <w:r w:rsidRPr="00696DB4">
              <w:t>foi implementada com o SDK Vuforia. GIMP 2 e PowerPoint foram usados para criar marcadores, ícones e barras. Os testes ocorreram em um tablet com Android 4.4.</w:t>
            </w:r>
          </w:p>
        </w:tc>
      </w:tr>
      <w:tr w:rsidR="005816A3" w14:paraId="3A090D49" w14:textId="77777777" w:rsidTr="00E36EE8">
        <w:tc>
          <w:tcPr>
            <w:tcW w:w="1701" w:type="dxa"/>
            <w:shd w:val="clear" w:color="auto" w:fill="auto"/>
          </w:tcPr>
          <w:p w14:paraId="3D1402E6" w14:textId="77777777" w:rsidR="005816A3" w:rsidRDefault="005816A3" w:rsidP="00E36EE8">
            <w:pPr>
              <w:pStyle w:val="TF-TEXTO-QUADRO"/>
            </w:pPr>
            <w:r>
              <w:t>Resultados e conclusões</w:t>
            </w:r>
          </w:p>
        </w:tc>
        <w:tc>
          <w:tcPr>
            <w:tcW w:w="7970" w:type="dxa"/>
            <w:shd w:val="clear" w:color="auto" w:fill="auto"/>
          </w:tcPr>
          <w:p w14:paraId="43C00EEA" w14:textId="2BC386FF" w:rsidR="005816A3" w:rsidRDefault="00696DB4" w:rsidP="00E36EE8">
            <w:pPr>
              <w:pStyle w:val="TF-TEXTO-QUADRO"/>
            </w:pPr>
            <w:r w:rsidRPr="00696DB4">
              <w:t xml:space="preserve">O trabalho demonstrou relevância ao gerar um aplicativo com potencial para ser expandido a outros cenários que façam uso de </w:t>
            </w:r>
            <w:del w:id="167" w:author="Dalton Solano dos Reis" w:date="2024-12-04T15:36:00Z" w16du:dateUtc="2024-12-04T18:36:00Z">
              <w:r w:rsidRPr="00696DB4" w:rsidDel="00622EC6">
                <w:delText xml:space="preserve">Realidade </w:delText>
              </w:r>
            </w:del>
            <w:ins w:id="168" w:author="Dalton Solano dos Reis" w:date="2024-12-04T15:36:00Z" w16du:dateUtc="2024-12-04T18:36:00Z">
              <w:r w:rsidR="00622EC6">
                <w:t>r</w:t>
              </w:r>
              <w:r w:rsidR="00622EC6" w:rsidRPr="00696DB4">
                <w:t xml:space="preserve">ealidade </w:t>
              </w:r>
            </w:ins>
            <w:del w:id="169" w:author="Dalton Solano dos Reis" w:date="2024-12-04T15:36:00Z" w16du:dateUtc="2024-12-04T18:36:00Z">
              <w:r w:rsidRPr="00696DB4" w:rsidDel="00622EC6">
                <w:delText>Aumentada</w:delText>
              </w:r>
            </w:del>
            <w:ins w:id="170" w:author="Dalton Solano dos Reis" w:date="2024-12-04T15:36:00Z" w16du:dateUtc="2024-12-04T18:36:00Z">
              <w:r w:rsidR="00622EC6">
                <w:t>a</w:t>
              </w:r>
              <w:r w:rsidR="00622EC6" w:rsidRPr="00696DB4">
                <w:t>umentada</w:t>
              </w:r>
            </w:ins>
            <w:r w:rsidRPr="00696DB4">
              <w:t>. Além disso, o autor ressalta que o projeto pode ser aprimorado para aplicação no ensino e aprendizado relacionados à educação no trânsito.</w:t>
            </w:r>
          </w:p>
        </w:tc>
      </w:tr>
    </w:tbl>
    <w:p w14:paraId="6E538D2F" w14:textId="5F091767" w:rsidR="00696DB4" w:rsidRDefault="00A7748B" w:rsidP="00801EEE">
      <w:pPr>
        <w:pStyle w:val="TF-FONTE"/>
      </w:pPr>
      <w:r>
        <w:t>Fonte: elaborado pelo autor</w:t>
      </w:r>
      <w:ins w:id="171" w:author="Dalton Solano dos Reis" w:date="2024-12-04T16:04:00Z" w16du:dateUtc="2024-12-04T19:04:00Z">
        <w:r w:rsidR="00833F3E">
          <w:t xml:space="preserve"> (2024)</w:t>
        </w:r>
      </w:ins>
      <w:r>
        <w:t>.</w:t>
      </w:r>
    </w:p>
    <w:p w14:paraId="463D780B" w14:textId="12222CED" w:rsidR="00C8544D" w:rsidDel="00FA09CA" w:rsidRDefault="00622EC6">
      <w:pPr>
        <w:pStyle w:val="TF-TEXTO"/>
        <w:rPr>
          <w:del w:id="172" w:author="Dalton Solano dos Reis" w:date="2024-12-04T15:37:00Z" w16du:dateUtc="2024-12-04T18:37:00Z"/>
        </w:rPr>
        <w:pPrChange w:id="173" w:author="Dalton Solano dos Reis" w:date="2024-12-04T15:39:00Z" w16du:dateUtc="2024-12-04T18:39:00Z">
          <w:pPr>
            <w:ind w:firstLine="709"/>
          </w:pPr>
        </w:pPrChange>
      </w:pPr>
      <w:ins w:id="174" w:author="Dalton Solano dos Reis" w:date="2024-12-04T15:36:00Z" w16du:dateUtc="2024-12-04T18:36:00Z">
        <w:r>
          <w:t xml:space="preserve">Já </w:t>
        </w:r>
      </w:ins>
      <w:del w:id="175" w:author="Dalton Solano dos Reis" w:date="2024-12-04T15:36:00Z" w16du:dateUtc="2024-12-04T18:36:00Z">
        <w:r w:rsidR="00696DB4" w:rsidRPr="00696DB4" w:rsidDel="00622EC6">
          <w:delText xml:space="preserve">O </w:delText>
        </w:r>
      </w:del>
      <w:ins w:id="176" w:author="Dalton Solano dos Reis" w:date="2024-12-04T15:36:00Z" w16du:dateUtc="2024-12-04T18:36:00Z">
        <w:r>
          <w:t>o</w:t>
        </w:r>
        <w:r w:rsidRPr="00696DB4">
          <w:t xml:space="preserve"> </w:t>
        </w:r>
      </w:ins>
      <w:r w:rsidR="00696DB4" w:rsidRPr="00696DB4">
        <w:t>trabalho de Alves (2014)</w:t>
      </w:r>
      <w:del w:id="177" w:author="Dalton Solano dos Reis" w:date="2024-12-04T15:36:00Z" w16du:dateUtc="2024-12-04T18:36:00Z">
        <w:r w:rsidR="00696DB4" w:rsidRPr="00696DB4" w:rsidDel="00622EC6">
          <w:delText>,</w:delText>
        </w:r>
      </w:del>
      <w:r w:rsidR="00696DB4" w:rsidRPr="00696DB4">
        <w:t xml:space="preserve"> apesar de não ter um foco nas leis de trânsito, e nem educacional, tem como principal objetivo saber até que ponto um simulador de baixo custo</w:t>
      </w:r>
      <w:r w:rsidR="00C8544D">
        <w:t xml:space="preserve"> </w:t>
      </w:r>
      <w:r w:rsidR="00C8544D" w:rsidRPr="00C8544D">
        <w:t>pode ser útil em detrimento de um</w:t>
      </w:r>
      <w:r w:rsidR="00630E78">
        <w:t xml:space="preserve"> com</w:t>
      </w:r>
      <w:ins w:id="178" w:author="Dalton Solano dos Reis" w:date="2024-12-04T15:39:00Z" w16du:dateUtc="2024-12-04T18:39:00Z">
        <w:r w:rsidR="00FA09CA">
          <w:t xml:space="preserve"> </w:t>
        </w:r>
      </w:ins>
      <w:del w:id="179" w:author="Dalton Solano dos Reis" w:date="2024-12-04T15:39:00Z" w16du:dateUtc="2024-12-04T18:39:00Z">
        <w:r w:rsidR="00630E78" w:rsidDel="00FA09CA">
          <w:tab/>
        </w:r>
        <w:r w:rsidR="00C8544D" w:rsidRPr="00C8544D" w:rsidDel="00FA09CA">
          <w:delText xml:space="preserve"> </w:delText>
        </w:r>
      </w:del>
      <w:r w:rsidR="00C8544D" w:rsidRPr="00C8544D">
        <w:t>mais alto custo</w:t>
      </w:r>
      <w:r w:rsidR="00C8544D">
        <w:t xml:space="preserve">. Além disso foi abordado a portabilidade do simulador e </w:t>
      </w:r>
      <w:r w:rsidR="00C8544D" w:rsidRPr="00C8544D">
        <w:t>como fazer uma simulação de condução fiável em grande escala</w:t>
      </w:r>
      <w:r w:rsidR="00C8544D">
        <w:t>.</w:t>
      </w:r>
      <w:ins w:id="180" w:author="Dalton Solano dos Reis" w:date="2024-12-04T15:37:00Z" w16du:dateUtc="2024-12-04T18:37:00Z">
        <w:r w:rsidR="00FA09CA">
          <w:t xml:space="preserve"> </w:t>
        </w:r>
      </w:ins>
    </w:p>
    <w:p w14:paraId="597C4E30" w14:textId="0FE952C1" w:rsidR="00FC1B14" w:rsidRDefault="00C8544D" w:rsidP="00FA09CA">
      <w:pPr>
        <w:pStyle w:val="TF-TEXTO"/>
      </w:pPr>
      <w:r>
        <w:t>Para isso, c</w:t>
      </w:r>
      <w:r w:rsidRPr="00C8544D">
        <w:t>omo simulador de baixo custo</w:t>
      </w:r>
      <w:del w:id="181" w:author="Dalton Solano dos Reis" w:date="2024-12-04T15:37:00Z" w16du:dateUtc="2024-12-04T18:37:00Z">
        <w:r w:rsidR="00630E78" w:rsidDel="00FA09CA">
          <w:delText>, demonstrado na</w:delText>
        </w:r>
      </w:del>
      <w:ins w:id="182" w:author="Dalton Solano dos Reis" w:date="2024-12-04T15:37:00Z" w16du:dateUtc="2024-12-04T18:37:00Z">
        <w:r w:rsidR="00FA09CA">
          <w:t xml:space="preserve"> (</w:t>
        </w:r>
      </w:ins>
      <w:del w:id="183" w:author="Dalton Solano dos Reis" w:date="2024-12-04T15:37:00Z" w16du:dateUtc="2024-12-04T18:37:00Z">
        <w:r w:rsidR="00630E78" w:rsidDel="00FA09CA">
          <w:delText xml:space="preserve"> </w:delText>
        </w:r>
      </w:del>
      <w:r w:rsidR="00630E78">
        <w:fldChar w:fldCharType="begin"/>
      </w:r>
      <w:r w:rsidR="00630E78">
        <w:instrText xml:space="preserve"> REF _Ref183382646 \h  \* MERGEFORMAT </w:instrText>
      </w:r>
      <w:r w:rsidR="00630E78">
        <w:fldChar w:fldCharType="separate"/>
      </w:r>
      <w:r w:rsidR="00630E78">
        <w:t xml:space="preserve">Figura </w:t>
      </w:r>
      <w:r w:rsidR="00630E78">
        <w:rPr>
          <w:noProof/>
        </w:rPr>
        <w:t>2</w:t>
      </w:r>
      <w:r w:rsidR="00630E78">
        <w:fldChar w:fldCharType="end"/>
      </w:r>
      <w:ins w:id="184" w:author="Dalton Solano dos Reis" w:date="2024-12-04T15:39:00Z" w16du:dateUtc="2024-12-04T18:39:00Z">
        <w:r w:rsidR="00FA09CA">
          <w:t>a</w:t>
        </w:r>
      </w:ins>
      <w:del w:id="185" w:author="Dalton Solano dos Reis" w:date="2024-12-04T15:37:00Z" w16du:dateUtc="2024-12-04T18:37:00Z">
        <w:r w:rsidRPr="00C8544D" w:rsidDel="00FA09CA">
          <w:delText xml:space="preserve">, </w:delText>
        </w:r>
      </w:del>
      <w:ins w:id="186" w:author="Dalton Solano dos Reis" w:date="2024-12-04T15:37:00Z" w16du:dateUtc="2024-12-04T18:37:00Z">
        <w:r w:rsidR="00FA09CA">
          <w:t xml:space="preserve">) </w:t>
        </w:r>
      </w:ins>
      <w:r w:rsidRPr="00C8544D">
        <w:t>Alves (2014) utilizou um computador portátil ligado a um volante G27 e exibia a imagem em um monitor comum</w:t>
      </w:r>
      <w:del w:id="187" w:author="Dalton Solano dos Reis" w:date="2024-12-04T15:37:00Z" w16du:dateUtc="2024-12-04T18:37:00Z">
        <w:r w:rsidRPr="00C8544D" w:rsidDel="00FA09CA">
          <w:delText xml:space="preserve">, </w:delText>
        </w:r>
      </w:del>
      <w:ins w:id="188" w:author="Dalton Solano dos Reis" w:date="2024-12-04T15:37:00Z" w16du:dateUtc="2024-12-04T18:37:00Z">
        <w:r w:rsidR="00FA09CA">
          <w:t xml:space="preserve"> </w:t>
        </w:r>
      </w:ins>
      <w:r w:rsidRPr="00C8544D">
        <w:t xml:space="preserve">de 23 polegadas. Já para o simulador de médio </w:t>
      </w:r>
      <w:r w:rsidR="00630E78">
        <w:t>custo</w:t>
      </w:r>
      <w:del w:id="189" w:author="Dalton Solano dos Reis" w:date="2024-12-04T15:37:00Z" w16du:dateUtc="2024-12-04T18:37:00Z">
        <w:r w:rsidR="00630E78" w:rsidDel="00FA09CA">
          <w:delText xml:space="preserve">, demonstrado na </w:delText>
        </w:r>
      </w:del>
      <w:ins w:id="190" w:author="Dalton Solano dos Reis" w:date="2024-12-04T15:37:00Z" w16du:dateUtc="2024-12-04T18:37:00Z">
        <w:r w:rsidR="00FA09CA">
          <w:t xml:space="preserve"> (</w:t>
        </w:r>
      </w:ins>
      <w:r w:rsidR="00750B5C">
        <w:fldChar w:fldCharType="begin"/>
      </w:r>
      <w:r w:rsidR="00750B5C">
        <w:instrText xml:space="preserve"> REF _Ref183382646 \h </w:instrText>
      </w:r>
      <w:r w:rsidR="00750B5C">
        <w:fldChar w:fldCharType="separate"/>
      </w:r>
      <w:r w:rsidR="00750B5C">
        <w:t xml:space="preserve">Figura </w:t>
      </w:r>
      <w:r w:rsidR="00750B5C">
        <w:rPr>
          <w:noProof/>
        </w:rPr>
        <w:t>2</w:t>
      </w:r>
      <w:r w:rsidR="00750B5C">
        <w:fldChar w:fldCharType="end"/>
      </w:r>
      <w:ins w:id="191" w:author="Dalton Solano dos Reis" w:date="2024-12-04T15:40:00Z" w16du:dateUtc="2024-12-04T18:40:00Z">
        <w:r w:rsidR="00FA09CA">
          <w:t>b</w:t>
        </w:r>
      </w:ins>
      <w:del w:id="192" w:author="Dalton Solano dos Reis" w:date="2024-12-04T15:38:00Z" w16du:dateUtc="2024-12-04T18:38:00Z">
        <w:r w:rsidR="00630E78" w:rsidDel="00FA09CA">
          <w:fldChar w:fldCharType="begin"/>
        </w:r>
        <w:r w:rsidR="00630E78" w:rsidDel="00FA09CA">
          <w:delInstrText xml:space="preserve"> REF _Ref183382723 \h </w:delInstrText>
        </w:r>
        <w:r w:rsidR="00630E78" w:rsidDel="00FA09CA">
          <w:fldChar w:fldCharType="separate"/>
        </w:r>
        <w:r w:rsidR="00630E78" w:rsidDel="00FA09CA">
          <w:fldChar w:fldCharType="end"/>
        </w:r>
        <w:r w:rsidR="00630E78" w:rsidDel="00FA09CA">
          <w:delText>,</w:delText>
        </w:r>
        <w:r w:rsidRPr="00C8544D" w:rsidDel="00FA09CA">
          <w:delText xml:space="preserve"> </w:delText>
        </w:r>
      </w:del>
      <w:ins w:id="193" w:author="Dalton Solano dos Reis" w:date="2024-12-04T15:38:00Z" w16du:dateUtc="2024-12-04T18:38:00Z">
        <w:r w:rsidR="00FA09CA">
          <w:fldChar w:fldCharType="begin"/>
        </w:r>
        <w:r w:rsidR="00FA09CA">
          <w:instrText xml:space="preserve"> REF _Ref183382723 \h </w:instrText>
        </w:r>
      </w:ins>
      <w:ins w:id="194" w:author="Dalton Solano dos Reis" w:date="2024-12-04T15:38:00Z" w16du:dateUtc="2024-12-04T18:38:00Z">
        <w:r w:rsidR="00FA09CA">
          <w:fldChar w:fldCharType="separate"/>
        </w:r>
        <w:r w:rsidR="00FA09CA">
          <w:fldChar w:fldCharType="end"/>
        </w:r>
        <w:r w:rsidR="00FA09CA">
          <w:t xml:space="preserve">) </w:t>
        </w:r>
      </w:ins>
      <w:r w:rsidRPr="00C8544D">
        <w:t>Alves (2014) utilizou uma base fixa, onde ela corresponde a um carro verdadeiro e devidamente equipado que estava ligado a um sistema de computadores, projetando o cenário em uma tela de 3.20m x 2.40</w:t>
      </w:r>
      <w:r w:rsidR="00EE3D40">
        <w:t>.</w:t>
      </w:r>
    </w:p>
    <w:p w14:paraId="5477B0A9" w14:textId="6323F6A0" w:rsidR="00630E78" w:rsidRDefault="00630E78" w:rsidP="00630E78">
      <w:pPr>
        <w:pStyle w:val="TF-LEGENDA"/>
      </w:pPr>
      <w:bookmarkStart w:id="195" w:name="_Ref183382646"/>
      <w:r>
        <w:t xml:space="preserve">Figura </w:t>
      </w:r>
      <w:fldSimple w:instr=" SEQ Figura \* ARABIC ">
        <w:r>
          <w:rPr>
            <w:noProof/>
          </w:rPr>
          <w:t>2</w:t>
        </w:r>
      </w:fldSimple>
      <w:bookmarkEnd w:id="195"/>
      <w:r>
        <w:t xml:space="preserve"> - Ferramentas para imersão de baixo custo</w:t>
      </w:r>
      <w:r w:rsidR="00750B5C">
        <w:t xml:space="preserve"> (esquerda) e médio custo (direita)</w:t>
      </w:r>
    </w:p>
    <w:p w14:paraId="0EC137C3" w14:textId="43BB4FB4" w:rsidR="00630E78" w:rsidRPr="008A7470" w:rsidRDefault="00630E78" w:rsidP="00630E78">
      <w:pPr>
        <w:pStyle w:val="TF-FIGURA"/>
        <w:rPr>
          <w:noProof/>
          <w:highlight w:val="yellow"/>
        </w:rPr>
      </w:pPr>
      <w:r w:rsidRPr="008A7470">
        <w:rPr>
          <w:noProof/>
          <w:highlight w:val="yellow"/>
        </w:rPr>
        <w:drawing>
          <wp:inline distT="0" distB="0" distL="0" distR="0" wp14:anchorId="0FD25A40" wp14:editId="45E05201">
            <wp:extent cx="2406650" cy="1962705"/>
            <wp:effectExtent l="0" t="0" r="0" b="0"/>
            <wp:docPr id="1260171049" name="Imagem 1" descr="Tela de um computado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1049" name="Imagem 1" descr="Tela de um computador&#10;&#10;Descrição gerada automaticamente com confiança média"/>
                    <pic:cNvPicPr/>
                  </pic:nvPicPr>
                  <pic:blipFill>
                    <a:blip r:embed="rId17"/>
                    <a:stretch>
                      <a:fillRect/>
                    </a:stretch>
                  </pic:blipFill>
                  <pic:spPr>
                    <a:xfrm>
                      <a:off x="0" y="0"/>
                      <a:ext cx="2432309" cy="1983631"/>
                    </a:xfrm>
                    <a:prstGeom prst="rect">
                      <a:avLst/>
                    </a:prstGeom>
                  </pic:spPr>
                </pic:pic>
              </a:graphicData>
            </a:graphic>
          </wp:inline>
        </w:drawing>
      </w:r>
      <w:r w:rsidR="00750B5C" w:rsidRPr="00465285">
        <w:rPr>
          <w:noProof/>
        </w:rPr>
        <w:drawing>
          <wp:inline distT="0" distB="0" distL="0" distR="0" wp14:anchorId="03ED8855" wp14:editId="0BC16AE3">
            <wp:extent cx="3214710" cy="1960880"/>
            <wp:effectExtent l="0" t="0" r="5080" b="1270"/>
            <wp:docPr id="1896619300" name="Imagem 1" descr="Diagrama, Desenho técn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19300" name="Imagem 1" descr="Diagrama, Desenho técnico&#10;&#10;Descrição gerada automaticamente"/>
                    <pic:cNvPicPr/>
                  </pic:nvPicPr>
                  <pic:blipFill>
                    <a:blip r:embed="rId18"/>
                    <a:stretch>
                      <a:fillRect/>
                    </a:stretch>
                  </pic:blipFill>
                  <pic:spPr>
                    <a:xfrm>
                      <a:off x="0" y="0"/>
                      <a:ext cx="3214710" cy="1960880"/>
                    </a:xfrm>
                    <a:prstGeom prst="rect">
                      <a:avLst/>
                    </a:prstGeom>
                  </pic:spPr>
                </pic:pic>
              </a:graphicData>
            </a:graphic>
          </wp:inline>
        </w:drawing>
      </w:r>
    </w:p>
    <w:p w14:paraId="2584EAB0" w14:textId="77777777" w:rsidR="00630E78" w:rsidRDefault="00630E78" w:rsidP="00630E78">
      <w:pPr>
        <w:pStyle w:val="TF-FONTE"/>
      </w:pPr>
      <w:r w:rsidRPr="002E18F5">
        <w:t xml:space="preserve">Fonte: </w:t>
      </w:r>
      <w:r>
        <w:t>Alves (2014).</w:t>
      </w:r>
    </w:p>
    <w:p w14:paraId="76C4958C" w14:textId="368C21B0" w:rsidR="00630E78" w:rsidDel="00FA09CA" w:rsidRDefault="00630E78" w:rsidP="00630E78">
      <w:pPr>
        <w:pStyle w:val="TF-FIGURA"/>
        <w:rPr>
          <w:del w:id="196" w:author="Dalton Solano dos Reis" w:date="2024-12-04T15:40:00Z" w16du:dateUtc="2024-12-04T18:40:00Z"/>
        </w:rPr>
      </w:pPr>
    </w:p>
    <w:p w14:paraId="6EAA2174" w14:textId="790AFB51" w:rsidR="00630E78" w:rsidRPr="00B44831" w:rsidDel="00FA09CA" w:rsidRDefault="00630E78" w:rsidP="00630E78">
      <w:pPr>
        <w:pStyle w:val="TF-FONTE"/>
        <w:rPr>
          <w:del w:id="197" w:author="Dalton Solano dos Reis" w:date="2024-12-04T15:40:00Z" w16du:dateUtc="2024-12-04T18:40:00Z"/>
        </w:rPr>
      </w:pPr>
      <w:del w:id="198" w:author="Dalton Solano dos Reis" w:date="2024-12-04T15:40:00Z" w16du:dateUtc="2024-12-04T18:40:00Z">
        <w:r w:rsidRPr="002E18F5" w:rsidDel="00FA09CA">
          <w:delText xml:space="preserve">Fonte: </w:delText>
        </w:r>
        <w:r w:rsidDel="00FA09CA">
          <w:delText>Alves (2014).</w:delText>
        </w:r>
      </w:del>
    </w:p>
    <w:p w14:paraId="45D8BD17" w14:textId="0F1E36B1" w:rsidR="00696DB4" w:rsidRDefault="00696DB4" w:rsidP="00696DB4">
      <w:pPr>
        <w:pStyle w:val="TF-LEGENDA"/>
      </w:pPr>
      <w:r>
        <w:t xml:space="preserve">Quadro </w:t>
      </w:r>
      <w:fldSimple w:instr=" SEQ Quadro \* ARABIC ">
        <w:r w:rsidR="00152D48">
          <w:rPr>
            <w:noProof/>
          </w:rPr>
          <w:t>2</w:t>
        </w:r>
      </w:fldSimple>
      <w:r>
        <w:t xml:space="preserve"> – Trabalho Correlato </w:t>
      </w:r>
      <w:r w:rsidR="00152D48">
        <w:t>2</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696DB4" w14:paraId="5ADDDED4" w14:textId="77777777" w:rsidTr="00801EEE">
        <w:tc>
          <w:tcPr>
            <w:tcW w:w="1698" w:type="dxa"/>
            <w:shd w:val="clear" w:color="auto" w:fill="auto"/>
          </w:tcPr>
          <w:p w14:paraId="2C57AD55" w14:textId="77777777" w:rsidR="00696DB4" w:rsidRDefault="00696DB4" w:rsidP="005669A6">
            <w:pPr>
              <w:pStyle w:val="TF-TEXTO-QUADRO"/>
            </w:pPr>
            <w:r>
              <w:t>Referência</w:t>
            </w:r>
          </w:p>
        </w:tc>
        <w:tc>
          <w:tcPr>
            <w:tcW w:w="7823" w:type="dxa"/>
            <w:shd w:val="clear" w:color="auto" w:fill="auto"/>
          </w:tcPr>
          <w:p w14:paraId="3AA158F1" w14:textId="6B7A217D" w:rsidR="00696DB4" w:rsidRDefault="00C8544D">
            <w:pPr>
              <w:pStyle w:val="TF-TEXTO-QUADRO"/>
              <w:pPrChange w:id="199" w:author="Dalton Solano dos Reis" w:date="2024-12-04T15:40:00Z" w16du:dateUtc="2024-12-04T18:40:00Z">
                <w:pPr>
                  <w:pStyle w:val="TF-TEXTO"/>
                </w:pPr>
              </w:pPrChange>
            </w:pPr>
            <w:r w:rsidRPr="00C8544D">
              <w:t>Alves</w:t>
            </w:r>
            <w:del w:id="200" w:author="Dalton Solano dos Reis" w:date="2024-12-04T15:40:00Z" w16du:dateUtc="2024-12-04T18:40:00Z">
              <w:r w:rsidDel="00FA09CA">
                <w:delText xml:space="preserve">, </w:delText>
              </w:r>
              <w:r w:rsidRPr="00C8544D" w:rsidDel="00FA09CA">
                <w:delText>Patrícia Raquel de Jesus Araújo</w:delText>
              </w:r>
            </w:del>
            <w:r w:rsidRPr="00C8544D">
              <w:t xml:space="preserve"> </w:t>
            </w:r>
            <w:r>
              <w:t>(2014)</w:t>
            </w:r>
          </w:p>
        </w:tc>
      </w:tr>
      <w:tr w:rsidR="00696DB4" w14:paraId="2613CBBE" w14:textId="77777777" w:rsidTr="00801EEE">
        <w:tc>
          <w:tcPr>
            <w:tcW w:w="1698" w:type="dxa"/>
            <w:shd w:val="clear" w:color="auto" w:fill="auto"/>
          </w:tcPr>
          <w:p w14:paraId="0CBA5D96" w14:textId="77777777" w:rsidR="00696DB4" w:rsidRDefault="00696DB4" w:rsidP="005669A6">
            <w:pPr>
              <w:pStyle w:val="TF-TEXTO-QUADRO"/>
            </w:pPr>
            <w:r>
              <w:t>Objetivos</w:t>
            </w:r>
          </w:p>
        </w:tc>
        <w:tc>
          <w:tcPr>
            <w:tcW w:w="7823" w:type="dxa"/>
            <w:shd w:val="clear" w:color="auto" w:fill="auto"/>
          </w:tcPr>
          <w:p w14:paraId="64A4EC8D" w14:textId="752C4FDB" w:rsidR="00696DB4" w:rsidRDefault="00C8544D" w:rsidP="005669A6">
            <w:pPr>
              <w:pStyle w:val="TF-TEXTO-QUADRO"/>
            </w:pPr>
            <w:r w:rsidRPr="00C8544D">
              <w:t xml:space="preserve">Este trabalho buscou explorar a viabilidade de um simulador de baixo custo, utilizando um </w:t>
            </w:r>
            <w:del w:id="201" w:author="Dalton Solano dos Reis" w:date="2024-12-04T15:40:00Z" w16du:dateUtc="2024-12-04T18:40:00Z">
              <w:r w:rsidRPr="00C8544D" w:rsidDel="00FA09CA">
                <w:delText xml:space="preserve">PC </w:delText>
              </w:r>
            </w:del>
            <w:ins w:id="202" w:author="Dalton Solano dos Reis" w:date="2024-12-04T15:40:00Z" w16du:dateUtc="2024-12-04T18:40:00Z">
              <w:r w:rsidR="00FA09CA">
                <w:t>computador pessoal</w:t>
              </w:r>
              <w:r w:rsidR="00FA09CA" w:rsidRPr="00C8544D">
                <w:t xml:space="preserve"> </w:t>
              </w:r>
            </w:ins>
            <w:r w:rsidRPr="00C8544D">
              <w:t xml:space="preserve">e um motor de jogo, em comparação com um simulador de médio custo. O objetivo foi avaliar se é possível analisar a percepção humana de um </w:t>
            </w:r>
            <w:r w:rsidR="00EA2ADB" w:rsidRPr="00EA2ADB">
              <w:t>Heads-Up Displa</w:t>
            </w:r>
            <w:r w:rsidR="00EA2ADB">
              <w:t>y (</w:t>
            </w:r>
            <w:r w:rsidRPr="00C8544D">
              <w:t>HUD</w:t>
            </w:r>
            <w:r w:rsidR="00EA2ADB">
              <w:t>)</w:t>
            </w:r>
            <w:r w:rsidRPr="00C8544D">
              <w:t xml:space="preserve"> integrado, verificar a qualidade do HUD no simulador mais simples, medir a imersão do jogo desenvolvido e determinar a equivalência entre os dois tipos de simuladores.</w:t>
            </w:r>
          </w:p>
        </w:tc>
      </w:tr>
      <w:tr w:rsidR="00696DB4" w14:paraId="2C0AC6E1" w14:textId="77777777" w:rsidTr="00801EEE">
        <w:tc>
          <w:tcPr>
            <w:tcW w:w="1698" w:type="dxa"/>
            <w:shd w:val="clear" w:color="auto" w:fill="auto"/>
          </w:tcPr>
          <w:p w14:paraId="607C0ECA" w14:textId="77777777" w:rsidR="00696DB4" w:rsidRDefault="00696DB4" w:rsidP="005669A6">
            <w:pPr>
              <w:pStyle w:val="TF-TEXTO-QUADRO"/>
            </w:pPr>
            <w:r>
              <w:t>Principais funcionalidades</w:t>
            </w:r>
          </w:p>
        </w:tc>
        <w:tc>
          <w:tcPr>
            <w:tcW w:w="7823" w:type="dxa"/>
            <w:shd w:val="clear" w:color="auto" w:fill="auto"/>
          </w:tcPr>
          <w:p w14:paraId="12504243" w14:textId="5E5F5267" w:rsidR="00696DB4" w:rsidRDefault="00801EEE" w:rsidP="005669A6">
            <w:pPr>
              <w:pStyle w:val="TF-TEXTO-QUADRO"/>
            </w:pPr>
            <w:r>
              <w:t>Desenvolveu-se</w:t>
            </w:r>
            <w:r w:rsidRPr="00801EEE">
              <w:t xml:space="preserve"> um simulador de condução com um HUD</w:t>
            </w:r>
            <w:del w:id="203" w:author="Dalton Solano dos Reis" w:date="2024-12-04T15:41:00Z" w16du:dateUtc="2024-12-04T18:41:00Z">
              <w:r w:rsidRPr="00801EEE" w:rsidDel="00FA09CA">
                <w:delText xml:space="preserve"> (Heads-Up Display) </w:delText>
              </w:r>
            </w:del>
            <w:ins w:id="204" w:author="Dalton Solano dos Reis" w:date="2024-12-04T15:41:00Z" w16du:dateUtc="2024-12-04T18:41:00Z">
              <w:r w:rsidR="00FA09CA">
                <w:t xml:space="preserve"> </w:t>
              </w:r>
            </w:ins>
            <w:r w:rsidRPr="00801EEE">
              <w:t>que exibe informações diretamente no para-brisa, como</w:t>
            </w:r>
            <w:ins w:id="205" w:author="Dalton Solano dos Reis" w:date="2024-12-04T15:41:00Z" w16du:dateUtc="2024-12-04T18:41:00Z">
              <w:r w:rsidR="00FA09CA">
                <w:t>:</w:t>
              </w:r>
            </w:ins>
            <w:r w:rsidRPr="00801EEE">
              <w:t xml:space="preserve"> velocidade, distância de segurança e alertas de colisão frontal. Ele foi utilizado para analisar sistemas de informação embarcados (IVIS),</w:t>
            </w:r>
          </w:p>
        </w:tc>
      </w:tr>
      <w:tr w:rsidR="00696DB4" w14:paraId="762C136F" w14:textId="77777777" w:rsidTr="00801EEE">
        <w:tc>
          <w:tcPr>
            <w:tcW w:w="1698" w:type="dxa"/>
            <w:shd w:val="clear" w:color="auto" w:fill="auto"/>
          </w:tcPr>
          <w:p w14:paraId="347C649B" w14:textId="77777777" w:rsidR="00696DB4" w:rsidRDefault="00696DB4" w:rsidP="005669A6">
            <w:pPr>
              <w:pStyle w:val="TF-TEXTO-QUADRO"/>
            </w:pPr>
            <w:r>
              <w:t>Ferramentas de desenvolvimento</w:t>
            </w:r>
          </w:p>
        </w:tc>
        <w:tc>
          <w:tcPr>
            <w:tcW w:w="7823" w:type="dxa"/>
            <w:shd w:val="clear" w:color="auto" w:fill="auto"/>
          </w:tcPr>
          <w:p w14:paraId="232C50FF" w14:textId="619CCEA5" w:rsidR="00696DB4" w:rsidRDefault="00801EEE" w:rsidP="005669A6">
            <w:pPr>
              <w:pStyle w:val="TF-TEXTO-QUADRO"/>
            </w:pPr>
            <w:r w:rsidRPr="00801EEE">
              <w:t>O desenvolvimento utilizou o motor de jogo Unity 3D para criar o simulador de baixo custo, com programação em C#, C e JavaScript. A implementação do HUD foi realizada em Java</w:t>
            </w:r>
            <w:r>
              <w:t>.</w:t>
            </w:r>
            <w:r w:rsidRPr="00801EEE">
              <w:t xml:space="preserve"> O hardware de baixo custo incluiu um computador, volante e pedais Logitech G27, monitor e colunas de som, enquanto o simulador de médio custo contou com um veículo adaptado e sistemas computacionais de maior complexidade.</w:t>
            </w:r>
          </w:p>
        </w:tc>
      </w:tr>
      <w:tr w:rsidR="00696DB4" w14:paraId="5D18AAB3" w14:textId="77777777" w:rsidTr="00801EEE">
        <w:tc>
          <w:tcPr>
            <w:tcW w:w="1698" w:type="dxa"/>
            <w:shd w:val="clear" w:color="auto" w:fill="auto"/>
          </w:tcPr>
          <w:p w14:paraId="13F2907F" w14:textId="77777777" w:rsidR="00696DB4" w:rsidRDefault="00696DB4" w:rsidP="005669A6">
            <w:pPr>
              <w:pStyle w:val="TF-TEXTO-QUADRO"/>
            </w:pPr>
            <w:r>
              <w:t>Resultados e conclusões</w:t>
            </w:r>
          </w:p>
        </w:tc>
        <w:tc>
          <w:tcPr>
            <w:tcW w:w="7823" w:type="dxa"/>
            <w:shd w:val="clear" w:color="auto" w:fill="auto"/>
          </w:tcPr>
          <w:p w14:paraId="5B9E25B0" w14:textId="739C6F15" w:rsidR="00696DB4" w:rsidRDefault="00801EEE" w:rsidP="005669A6">
            <w:pPr>
              <w:pStyle w:val="TF-TEXTO-QUADRO"/>
            </w:pPr>
            <w:r w:rsidRPr="00801EEE">
              <w:t>Os resultados mostraram que os condutores tiveram reações similares às informações exibidas no HUD em ambos os simuladores, validando o uso de simuladores de baixo custo para análises de IVIS. No entanto, o simulador de médio custo se destacou em imersividade e controle, sendo mais adequado para estudos complexos ou que exigem maior realismo. O simulador de baixo custo foi considerado viável para estudos distribuídos em larga escala, proporcionando uma alternativa econômica e acessível.</w:t>
            </w:r>
          </w:p>
        </w:tc>
      </w:tr>
    </w:tbl>
    <w:p w14:paraId="5BFE578D" w14:textId="05504663" w:rsidR="00801EEE" w:rsidRDefault="00801EEE" w:rsidP="00801EEE">
      <w:pPr>
        <w:pStyle w:val="TF-FONTE"/>
      </w:pPr>
      <w:r>
        <w:lastRenderedPageBreak/>
        <w:t>Fonte: elaborado pelo autor</w:t>
      </w:r>
      <w:ins w:id="206" w:author="Dalton Solano dos Reis" w:date="2024-12-04T16:04:00Z" w16du:dateUtc="2024-12-04T19:04:00Z">
        <w:r w:rsidR="00833F3E">
          <w:t xml:space="preserve"> (2024)</w:t>
        </w:r>
      </w:ins>
      <w:r>
        <w:t>.</w:t>
      </w:r>
    </w:p>
    <w:p w14:paraId="4409B42E" w14:textId="2FD5E99B" w:rsidR="00801EEE" w:rsidRDefault="00801EEE" w:rsidP="00801EEE">
      <w:pPr>
        <w:pStyle w:val="TF-TEXTO"/>
      </w:pPr>
      <w:r>
        <w:tab/>
        <w:t xml:space="preserve">O projeto de </w:t>
      </w:r>
      <w:r w:rsidRPr="00801EEE">
        <w:t xml:space="preserve">Yang </w:t>
      </w:r>
      <w:r w:rsidRPr="00801EEE">
        <w:rPr>
          <w:i/>
          <w:iCs/>
        </w:rPr>
        <w:t>et al.</w:t>
      </w:r>
      <w:r w:rsidRPr="00801EEE">
        <w:t xml:space="preserve"> (2016)</w:t>
      </w:r>
      <w:r>
        <w:t xml:space="preserve"> </w:t>
      </w:r>
      <w:r w:rsidRPr="00801EEE">
        <w:t>consiste no desenvolvimento de um simulador com caraterísticas próximas das reais</w:t>
      </w:r>
      <w:r>
        <w:t xml:space="preserve"> (</w:t>
      </w:r>
      <w:r w:rsidR="00152D48">
        <w:fldChar w:fldCharType="begin"/>
      </w:r>
      <w:r w:rsidR="00152D48">
        <w:instrText xml:space="preserve"> REF _Ref150156375 \h </w:instrText>
      </w:r>
      <w:r w:rsidR="00152D48">
        <w:fldChar w:fldCharType="separate"/>
      </w:r>
      <w:r w:rsidR="00152D48" w:rsidRPr="00801EEE">
        <w:t xml:space="preserve">Figura </w:t>
      </w:r>
      <w:r w:rsidR="00152D48">
        <w:rPr>
          <w:noProof/>
        </w:rPr>
        <w:t>2</w:t>
      </w:r>
      <w:r w:rsidR="00152D48">
        <w:fldChar w:fldCharType="end"/>
      </w:r>
      <w:r>
        <w:t>)</w:t>
      </w:r>
      <w:r w:rsidRPr="00801EEE">
        <w:t>.</w:t>
      </w:r>
      <w:r>
        <w:t xml:space="preserve"> O simulador do projeto de </w:t>
      </w:r>
      <w:r w:rsidRPr="00801EEE">
        <w:t xml:space="preserve">Yang </w:t>
      </w:r>
      <w:r w:rsidRPr="00801EEE">
        <w:rPr>
          <w:i/>
          <w:iCs/>
        </w:rPr>
        <w:t>et al.</w:t>
      </w:r>
      <w:r w:rsidRPr="00801EEE">
        <w:t xml:space="preserve"> (2016</w:t>
      </w:r>
      <w:r>
        <w:t xml:space="preserve">) era composto por </w:t>
      </w:r>
      <w:r w:rsidRPr="00801EEE">
        <w:t>um projetor, um computador e um dispositivo de rastreamento Xtion</w:t>
      </w:r>
      <w:r>
        <w:t xml:space="preserve">. </w:t>
      </w:r>
      <w:r w:rsidRPr="00801EEE">
        <w:t>O simulador foi desenvolvido utilizando o motor de jogos Unity 3D com a linguagem de programação C#. Mas também utilizou o Sketchup e Autodesk 3D Max para produzir os desenhos e modelos 3D.</w:t>
      </w:r>
    </w:p>
    <w:p w14:paraId="08A2AAAC" w14:textId="3A64C6D3" w:rsidR="00801EEE" w:rsidRDefault="00801EEE">
      <w:pPr>
        <w:pStyle w:val="TF-LEGENDA"/>
        <w:pPrChange w:id="207" w:author="Dalton Solano dos Reis" w:date="2024-12-04T15:59:00Z" w16du:dateUtc="2024-12-04T18:59:00Z">
          <w:pPr>
            <w:pStyle w:val="TF-FIGURA"/>
          </w:pPr>
        </w:pPrChange>
      </w:pPr>
      <w:bookmarkStart w:id="208" w:name="_Ref150156375"/>
      <w:r w:rsidRPr="00801EEE">
        <w:t xml:space="preserve">Figura </w:t>
      </w:r>
      <w:fldSimple w:instr=" SEQ Figura \* ARABIC ">
        <w:r w:rsidR="00152D48">
          <w:rPr>
            <w:noProof/>
          </w:rPr>
          <w:t>2</w:t>
        </w:r>
      </w:fldSimple>
      <w:bookmarkEnd w:id="208"/>
      <w:r w:rsidRPr="00801EEE">
        <w:t xml:space="preserve"> – Exemplo do aplicativo em uso com o hardware a mostra</w:t>
      </w:r>
    </w:p>
    <w:p w14:paraId="609A5487" w14:textId="5C6E0874" w:rsidR="00B76860" w:rsidRDefault="00B76860" w:rsidP="00801EEE">
      <w:pPr>
        <w:pStyle w:val="TF-FIGURA"/>
      </w:pPr>
      <w:r>
        <w:rPr>
          <w:noProof/>
        </w:rPr>
        <w:drawing>
          <wp:inline distT="0" distB="0" distL="0" distR="0" wp14:anchorId="05D27FDE" wp14:editId="29FC99D2">
            <wp:extent cx="4565650" cy="2251075"/>
            <wp:effectExtent l="19050" t="19050" r="25400" b="15875"/>
            <wp:docPr id="317022981" name="Imagem 1" descr="Computador em cima da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22981" name="Imagem 1" descr="Computador em cima da mesa&#10;&#10;Descrição gerada automaticamente"/>
                    <pic:cNvPicPr>
                      <a:picLocks noChangeAspect="1"/>
                    </pic:cNvPicPr>
                  </pic:nvPicPr>
                  <pic:blipFill>
                    <a:blip r:embed="rId19"/>
                    <a:stretch>
                      <a:fillRect/>
                    </a:stretch>
                  </pic:blipFill>
                  <pic:spPr>
                    <a:xfrm>
                      <a:off x="0" y="0"/>
                      <a:ext cx="4565650" cy="2251075"/>
                    </a:xfrm>
                    <a:prstGeom prst="rect">
                      <a:avLst/>
                    </a:prstGeom>
                    <a:ln w="12700">
                      <a:solidFill>
                        <a:schemeClr val="tx1"/>
                      </a:solidFill>
                    </a:ln>
                    <a:effectLst/>
                  </pic:spPr>
                </pic:pic>
              </a:graphicData>
            </a:graphic>
          </wp:inline>
        </w:drawing>
      </w:r>
      <w:del w:id="209" w:author="Dalton Solano dos Reis" w:date="2024-12-04T15:59:00Z" w16du:dateUtc="2024-12-04T18:59:00Z">
        <w:r w:rsidR="005A4018" w:rsidDel="00833F3E">
          <w:delText xml:space="preserve"> </w:delText>
        </w:r>
      </w:del>
    </w:p>
    <w:p w14:paraId="71A5D650" w14:textId="67AA976F" w:rsidR="00801EEE" w:rsidRPr="00FC1B14" w:rsidRDefault="00B76860">
      <w:pPr>
        <w:pStyle w:val="TF-FONTE"/>
        <w:rPr>
          <w:lang w:val="en-US"/>
        </w:rPr>
        <w:pPrChange w:id="210" w:author="Dalton Solano dos Reis" w:date="2024-12-04T15:59:00Z" w16du:dateUtc="2024-12-04T18:59:00Z">
          <w:pPr>
            <w:pStyle w:val="TF-FIGURA"/>
          </w:pPr>
        </w:pPrChange>
      </w:pPr>
      <w:r w:rsidRPr="00B76860">
        <w:rPr>
          <w:lang w:val="en-US"/>
        </w:rPr>
        <w:t xml:space="preserve">Fonte: Yang </w:t>
      </w:r>
      <w:r w:rsidRPr="00B76860">
        <w:rPr>
          <w:i/>
          <w:iCs/>
          <w:lang w:val="en-US"/>
        </w:rPr>
        <w:t>et al</w:t>
      </w:r>
      <w:r w:rsidRPr="00B76860">
        <w:rPr>
          <w:lang w:val="en-US"/>
        </w:rPr>
        <w:t>. (2016).</w:t>
      </w:r>
      <w:bookmarkStart w:id="211" w:name="Figura"/>
      <w:bookmarkEnd w:id="211"/>
    </w:p>
    <w:p w14:paraId="17FBA78E" w14:textId="6D6409BE" w:rsidR="00696DB4" w:rsidRPr="00696DB4" w:rsidRDefault="00801EEE" w:rsidP="00801EEE">
      <w:pPr>
        <w:pStyle w:val="TF-LEGENDA"/>
      </w:pPr>
      <w:bookmarkStart w:id="212" w:name="_Hlk182852055"/>
      <w:r>
        <w:t xml:space="preserve">Quadro </w:t>
      </w:r>
      <w:fldSimple w:instr=" SEQ Quadro \* ARABIC ">
        <w:r w:rsidR="00B76860">
          <w:rPr>
            <w:noProof/>
          </w:rPr>
          <w:t>3</w:t>
        </w:r>
      </w:fldSimple>
      <w:r>
        <w:t xml:space="preserve"> – Trabalho Correlato </w:t>
      </w:r>
      <w:r w:rsidR="00152D48">
        <w:t>3</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801EEE" w14:paraId="20AAE14D" w14:textId="77777777" w:rsidTr="005669A6">
        <w:tc>
          <w:tcPr>
            <w:tcW w:w="1698" w:type="dxa"/>
            <w:shd w:val="clear" w:color="auto" w:fill="auto"/>
          </w:tcPr>
          <w:bookmarkEnd w:id="212"/>
          <w:p w14:paraId="0FC39D6A" w14:textId="77777777" w:rsidR="00801EEE" w:rsidRDefault="00801EEE" w:rsidP="00833F3E">
            <w:pPr>
              <w:pStyle w:val="TF-TEXTO-QUADRO"/>
            </w:pPr>
            <w:r>
              <w:t>Referência</w:t>
            </w:r>
          </w:p>
        </w:tc>
        <w:tc>
          <w:tcPr>
            <w:tcW w:w="7823" w:type="dxa"/>
            <w:shd w:val="clear" w:color="auto" w:fill="auto"/>
          </w:tcPr>
          <w:p w14:paraId="5E7A9B76" w14:textId="138068BC" w:rsidR="00801EEE" w:rsidRDefault="001A0466" w:rsidP="00833F3E">
            <w:pPr>
              <w:pStyle w:val="TF-TEXTO-QUADRO"/>
            </w:pPr>
            <w:r w:rsidRPr="009577E7">
              <w:rPr>
                <w:lang w:val="en-US"/>
                <w:rPrChange w:id="213" w:author="Dalton Solano dos Reis" w:date="2024-12-04T11:22:00Z" w16du:dateUtc="2024-12-04T14:22:00Z">
                  <w:rPr/>
                </w:rPrChange>
              </w:rPr>
              <w:t>Yang</w:t>
            </w:r>
            <w:del w:id="214" w:author="Dalton Solano dos Reis" w:date="2024-12-04T15:59:00Z" w16du:dateUtc="2024-12-04T18:59:00Z">
              <w:r w:rsidRPr="009577E7" w:rsidDel="00833F3E">
                <w:rPr>
                  <w:lang w:val="en-US"/>
                  <w:rPrChange w:id="215" w:author="Dalton Solano dos Reis" w:date="2024-12-04T11:22:00Z" w16du:dateUtc="2024-12-04T14:22:00Z">
                    <w:rPr/>
                  </w:rPrChange>
                </w:rPr>
                <w:delText>, Chi-Wen</w:delText>
              </w:r>
            </w:del>
            <w:r w:rsidRPr="009577E7">
              <w:rPr>
                <w:lang w:val="en-US"/>
                <w:rPrChange w:id="216" w:author="Dalton Solano dos Reis" w:date="2024-12-04T11:22:00Z" w16du:dateUtc="2024-12-04T14:22:00Z">
                  <w:rPr/>
                </w:rPrChange>
              </w:rPr>
              <w:t xml:space="preserve"> </w:t>
            </w:r>
            <w:r w:rsidRPr="009577E7">
              <w:rPr>
                <w:i/>
                <w:iCs/>
                <w:lang w:val="en-US"/>
                <w:rPrChange w:id="217" w:author="Dalton Solano dos Reis" w:date="2024-12-04T11:22:00Z" w16du:dateUtc="2024-12-04T14:22:00Z">
                  <w:rPr>
                    <w:i/>
                    <w:iCs/>
                  </w:rPr>
                </w:rPrChange>
              </w:rPr>
              <w:t>et al.</w:t>
            </w:r>
            <w:r w:rsidRPr="009577E7">
              <w:rPr>
                <w:lang w:val="en-US"/>
                <w:rPrChange w:id="218" w:author="Dalton Solano dos Reis" w:date="2024-12-04T11:22:00Z" w16du:dateUtc="2024-12-04T14:22:00Z">
                  <w:rPr/>
                </w:rPrChange>
              </w:rPr>
              <w:t xml:space="preserve"> </w:t>
            </w:r>
            <w:r>
              <w:t>(2016)</w:t>
            </w:r>
          </w:p>
        </w:tc>
      </w:tr>
      <w:tr w:rsidR="00801EEE" w14:paraId="5E5FF416" w14:textId="77777777" w:rsidTr="005669A6">
        <w:tc>
          <w:tcPr>
            <w:tcW w:w="1698" w:type="dxa"/>
            <w:shd w:val="clear" w:color="auto" w:fill="auto"/>
          </w:tcPr>
          <w:p w14:paraId="5691FBDF" w14:textId="77777777" w:rsidR="00801EEE" w:rsidRDefault="00801EEE" w:rsidP="00833F3E">
            <w:pPr>
              <w:pStyle w:val="TF-TEXTO-QUADRO"/>
            </w:pPr>
            <w:r>
              <w:t>Objetivos</w:t>
            </w:r>
          </w:p>
        </w:tc>
        <w:tc>
          <w:tcPr>
            <w:tcW w:w="7823" w:type="dxa"/>
            <w:shd w:val="clear" w:color="auto" w:fill="auto"/>
          </w:tcPr>
          <w:p w14:paraId="39787CFE" w14:textId="4BE6434A" w:rsidR="00801EEE" w:rsidRDefault="001A0466" w:rsidP="00833F3E">
            <w:pPr>
              <w:pStyle w:val="TF-TEXTO-QUADRO"/>
            </w:pPr>
            <w:r>
              <w:t xml:space="preserve">Tem como objetivo o desenvolvimento de um simulador com caraterísticas próximas das reais, assim ajudando o motorista a melhorar suas habilidades </w:t>
            </w:r>
            <w:r w:rsidRPr="008A465D">
              <w:t>de condução e se preparar</w:t>
            </w:r>
            <w:r>
              <w:t>em</w:t>
            </w:r>
            <w:r w:rsidRPr="008A465D">
              <w:t xml:space="preserve"> para situações inesperadas na estrada</w:t>
            </w:r>
            <w:r>
              <w:t>.</w:t>
            </w:r>
          </w:p>
        </w:tc>
      </w:tr>
      <w:tr w:rsidR="00801EEE" w14:paraId="032E3CB2" w14:textId="77777777" w:rsidTr="005669A6">
        <w:tc>
          <w:tcPr>
            <w:tcW w:w="1698" w:type="dxa"/>
            <w:shd w:val="clear" w:color="auto" w:fill="auto"/>
          </w:tcPr>
          <w:p w14:paraId="2223EBB3" w14:textId="77777777" w:rsidR="00801EEE" w:rsidRDefault="00801EEE" w:rsidP="00833F3E">
            <w:pPr>
              <w:pStyle w:val="TF-TEXTO-QUADRO"/>
            </w:pPr>
            <w:r>
              <w:t>Principais funcionalidades</w:t>
            </w:r>
          </w:p>
        </w:tc>
        <w:tc>
          <w:tcPr>
            <w:tcW w:w="7823" w:type="dxa"/>
            <w:shd w:val="clear" w:color="auto" w:fill="auto"/>
          </w:tcPr>
          <w:p w14:paraId="57160798" w14:textId="46A4DC36" w:rsidR="00801EEE" w:rsidRDefault="00EA2ADB" w:rsidP="00833F3E">
            <w:pPr>
              <w:pStyle w:val="TF-TEXTO-QUADRO"/>
            </w:pPr>
            <w:r>
              <w:t>O jogador utiliza um simulador de carro, pilotando o mesmo pelo mapa disponível e acompanha as informações no HUD disposto na tela. O simulador c</w:t>
            </w:r>
            <w:r w:rsidR="001A0466">
              <w:t xml:space="preserve">onsistia </w:t>
            </w:r>
            <w:del w:id="219" w:author="Dalton Solano dos Reis" w:date="2024-12-04T16:00:00Z" w16du:dateUtc="2024-12-04T19:00:00Z">
              <w:r w:rsidR="001A0466" w:rsidDel="00833F3E">
                <w:delText>de</w:delText>
              </w:r>
            </w:del>
            <w:ins w:id="220" w:author="Dalton Solano dos Reis" w:date="2024-12-04T16:00:00Z" w16du:dateUtc="2024-12-04T19:00:00Z">
              <w:r w:rsidR="00833F3E">
                <w:t>em</w:t>
              </w:r>
            </w:ins>
            <w:r w:rsidR="001A0466">
              <w:t xml:space="preserve"> um </w:t>
            </w:r>
            <w:r w:rsidR="001A0466" w:rsidRPr="008A7470">
              <w:t>projetor</w:t>
            </w:r>
            <w:r w:rsidR="001A0466" w:rsidRPr="00621B90">
              <w:t>, um computador</w:t>
            </w:r>
            <w:del w:id="221" w:author="Dalton Solano dos Reis" w:date="2024-12-04T16:00:00Z" w16du:dateUtc="2024-12-04T19:00:00Z">
              <w:r w:rsidR="001A0466" w:rsidDel="00833F3E">
                <w:delText>,</w:delText>
              </w:r>
              <w:r w:rsidR="001A0466" w:rsidRPr="00621B90" w:rsidDel="00833F3E">
                <w:delText xml:space="preserve"> </w:delText>
              </w:r>
            </w:del>
            <w:ins w:id="222" w:author="Dalton Solano dos Reis" w:date="2024-12-04T16:00:00Z" w16du:dateUtc="2024-12-04T19:00:00Z">
              <w:r w:rsidR="00833F3E">
                <w:t xml:space="preserve"> </w:t>
              </w:r>
            </w:ins>
            <w:r w:rsidR="001A0466" w:rsidRPr="008A7470">
              <w:t>e um</w:t>
            </w:r>
            <w:r w:rsidR="001A0466">
              <w:t xml:space="preserve"> dispositivo de rastreamento Xtion.</w:t>
            </w:r>
            <w:r>
              <w:t xml:space="preserve"> </w:t>
            </w:r>
          </w:p>
        </w:tc>
      </w:tr>
      <w:tr w:rsidR="00801EEE" w14:paraId="590A73E9" w14:textId="77777777" w:rsidTr="005669A6">
        <w:tc>
          <w:tcPr>
            <w:tcW w:w="1698" w:type="dxa"/>
            <w:shd w:val="clear" w:color="auto" w:fill="auto"/>
          </w:tcPr>
          <w:p w14:paraId="1FDB306A" w14:textId="77777777" w:rsidR="00801EEE" w:rsidRDefault="00801EEE" w:rsidP="00833F3E">
            <w:pPr>
              <w:pStyle w:val="TF-TEXTO-QUADRO"/>
            </w:pPr>
            <w:r>
              <w:t>Ferramentas de desenvolvimento</w:t>
            </w:r>
          </w:p>
        </w:tc>
        <w:tc>
          <w:tcPr>
            <w:tcW w:w="7823" w:type="dxa"/>
            <w:shd w:val="clear" w:color="auto" w:fill="auto"/>
          </w:tcPr>
          <w:p w14:paraId="36DD0B62" w14:textId="2C104110" w:rsidR="00801EEE" w:rsidRDefault="001A0466">
            <w:pPr>
              <w:pStyle w:val="TF-TEXTO-QUADRO"/>
              <w:pPrChange w:id="223" w:author="Dalton Solano dos Reis" w:date="2024-12-04T16:00:00Z" w16du:dateUtc="2024-12-04T19:00:00Z">
                <w:pPr>
                  <w:pStyle w:val="TF-TEXTO"/>
                  <w:ind w:firstLine="0"/>
                </w:pPr>
              </w:pPrChange>
            </w:pPr>
            <w:r>
              <w:t>O simulador foi desenvolvido utilizando o motor de jogos Unity 3D com a linguagem de programação C#. Mas também utilizou o Sketchup e Autodesk 3D Max para produzir os desenhos e modelos 3D.</w:t>
            </w:r>
          </w:p>
        </w:tc>
      </w:tr>
      <w:tr w:rsidR="00801EEE" w14:paraId="076F5641" w14:textId="77777777" w:rsidTr="005669A6">
        <w:tc>
          <w:tcPr>
            <w:tcW w:w="1698" w:type="dxa"/>
            <w:shd w:val="clear" w:color="auto" w:fill="auto"/>
          </w:tcPr>
          <w:p w14:paraId="010D8C29" w14:textId="77777777" w:rsidR="00801EEE" w:rsidRDefault="00801EEE" w:rsidP="00833F3E">
            <w:pPr>
              <w:pStyle w:val="TF-TEXTO-QUADRO"/>
            </w:pPr>
            <w:r>
              <w:t>Resultados e conclusões</w:t>
            </w:r>
          </w:p>
        </w:tc>
        <w:tc>
          <w:tcPr>
            <w:tcW w:w="7823" w:type="dxa"/>
            <w:shd w:val="clear" w:color="auto" w:fill="auto"/>
          </w:tcPr>
          <w:p w14:paraId="7FC6C48D" w14:textId="7F728289" w:rsidR="00801EEE" w:rsidRDefault="001A0466" w:rsidP="00833F3E">
            <w:pPr>
              <w:pStyle w:val="TF-TEXTO-QUADRO"/>
            </w:pPr>
            <w:r>
              <w:t>Concluiu-se que o projeto das cenas virtuais e o modelo de controle do veículo afetam a imersão. E para evitar tal situação revisou vários fatores de tamanho dos objetos da cena, controle do veículo e profundidade do ângulo de visão nas cenas.</w:t>
            </w:r>
          </w:p>
        </w:tc>
      </w:tr>
    </w:tbl>
    <w:p w14:paraId="13BD0DF6" w14:textId="685CD536" w:rsidR="00696DB4" w:rsidRDefault="00801EEE" w:rsidP="00801EEE">
      <w:pPr>
        <w:pStyle w:val="TF-FONTE"/>
      </w:pPr>
      <w:r>
        <w:t>Fonte: elaborado pelo autor</w:t>
      </w:r>
      <w:ins w:id="224" w:author="Dalton Solano dos Reis" w:date="2024-12-04T16:05:00Z" w16du:dateUtc="2024-12-04T19:05:00Z">
        <w:r w:rsidR="00833F3E">
          <w:t xml:space="preserve"> (2024)</w:t>
        </w:r>
      </w:ins>
      <w:r>
        <w:t>.</w:t>
      </w:r>
    </w:p>
    <w:p w14:paraId="489FE6CE" w14:textId="53AD36E3" w:rsidR="00EE3D40" w:rsidRDefault="00833F3E" w:rsidP="00963660">
      <w:pPr>
        <w:pStyle w:val="TF-TEXTO"/>
      </w:pPr>
      <w:ins w:id="225" w:author="Dalton Solano dos Reis" w:date="2024-12-04T16:03:00Z" w16du:dateUtc="2024-12-04T19:03:00Z">
        <w:r w:rsidRPr="008C4054">
          <w:t>Fibrantz</w:t>
        </w:r>
        <w:r>
          <w:t xml:space="preserve"> </w:t>
        </w:r>
      </w:ins>
      <w:del w:id="226" w:author="Dalton Solano dos Reis" w:date="2024-12-04T16:03:00Z" w16du:dateUtc="2024-12-04T19:03:00Z">
        <w:r w:rsidR="00963660" w:rsidRPr="00963660" w:rsidDel="00833F3E">
          <w:delText xml:space="preserve">Fibratz </w:delText>
        </w:r>
      </w:del>
      <w:r w:rsidR="00963660" w:rsidRPr="00963660">
        <w:t xml:space="preserve">(2023) desenvolveu um projeto com o foco na educação do trânsito, utilizando da realidade virtual imersiva como principal ferramenta para incentivar os alunos a tomarem decisões de maneira responsável. O projeto foi desenvolvido usando o motor de jogos </w:t>
      </w:r>
      <w:del w:id="227" w:author="Dalton Solano dos Reis" w:date="2024-12-04T16:02:00Z" w16du:dateUtc="2024-12-04T19:02:00Z">
        <w:r w:rsidR="00963660" w:rsidRPr="00963660" w:rsidDel="00833F3E">
          <w:delText>unity</w:delText>
        </w:r>
      </w:del>
      <w:ins w:id="228" w:author="Dalton Solano dos Reis" w:date="2024-12-04T16:02:00Z" w16du:dateUtc="2024-12-04T19:02:00Z">
        <w:r>
          <w:t>U</w:t>
        </w:r>
        <w:r w:rsidRPr="00963660">
          <w:t>nity</w:t>
        </w:r>
      </w:ins>
      <w:r w:rsidR="00963660" w:rsidRPr="00963660">
        <w:t xml:space="preserve">, para as plataformas </w:t>
      </w:r>
      <w:del w:id="229" w:author="Dalton Solano dos Reis" w:date="2024-12-04T16:02:00Z" w16du:dateUtc="2024-12-04T19:02:00Z">
        <w:r w:rsidR="00963660" w:rsidRPr="00963660" w:rsidDel="00833F3E">
          <w:delText xml:space="preserve">android </w:delText>
        </w:r>
      </w:del>
      <w:ins w:id="230" w:author="Dalton Solano dos Reis" w:date="2024-12-04T16:02:00Z" w16du:dateUtc="2024-12-04T19:02:00Z">
        <w:r>
          <w:t>A</w:t>
        </w:r>
        <w:r w:rsidRPr="00963660">
          <w:t xml:space="preserve">ndroid </w:t>
        </w:r>
      </w:ins>
      <w:r w:rsidR="00963660" w:rsidRPr="00963660">
        <w:t>e iOS, além de contar com um controle bluetooth para movimentar o usuário.</w:t>
      </w:r>
    </w:p>
    <w:p w14:paraId="3D826501" w14:textId="4EDF2346" w:rsidR="00963660" w:rsidRPr="00EE3D40" w:rsidRDefault="00963660" w:rsidP="00963660">
      <w:pPr>
        <w:pStyle w:val="TF-TEXTO"/>
      </w:pPr>
      <w:r>
        <w:t xml:space="preserve">De acordo com </w:t>
      </w:r>
      <w:ins w:id="231" w:author="Dalton Solano dos Reis" w:date="2024-12-04T16:03:00Z" w16du:dateUtc="2024-12-04T19:03:00Z">
        <w:r w:rsidR="00833F3E" w:rsidRPr="008C4054">
          <w:t>Fibrantz</w:t>
        </w:r>
        <w:r w:rsidR="00833F3E">
          <w:t xml:space="preserve"> </w:t>
        </w:r>
      </w:ins>
      <w:del w:id="232" w:author="Dalton Solano dos Reis" w:date="2024-12-04T16:03:00Z" w16du:dateUtc="2024-12-04T19:03:00Z">
        <w:r w:rsidDel="00833F3E">
          <w:delText xml:space="preserve">Fibratz </w:delText>
        </w:r>
      </w:del>
      <w:r>
        <w:t>(2023) o projeto incentiva o comportamento responsável dos usuários, indo além da parte teórica, que para muitos pode ser entediante. Além disso, o autor afirma que o Unity é uma ferramenta eficaz para o desenvolvimento de realidade virtual, mesmo que de primeiro momento as ferramentas apresentam uma dificuldade in</w:t>
      </w:r>
      <w:r w:rsidR="00087F5A">
        <w:t>icial.</w:t>
      </w:r>
    </w:p>
    <w:p w14:paraId="54FF610A" w14:textId="403FE1B5" w:rsidR="00EE3D40" w:rsidDel="00833F3E" w:rsidRDefault="00EE3D40" w:rsidP="00EE3D40">
      <w:pPr>
        <w:pStyle w:val="TF-LEGENDA"/>
        <w:rPr>
          <w:del w:id="233" w:author="Dalton Solano dos Reis" w:date="2024-12-04T16:03:00Z" w16du:dateUtc="2024-12-04T19:03:00Z"/>
        </w:rPr>
      </w:pPr>
      <w:r>
        <w:t xml:space="preserve">Quadro </w:t>
      </w:r>
      <w:fldSimple w:instr=" SEQ Quadro \* ARABIC ">
        <w:r>
          <w:rPr>
            <w:noProof/>
          </w:rPr>
          <w:t>4</w:t>
        </w:r>
      </w:fldSimple>
      <w:r>
        <w:t xml:space="preserve"> – Trabalho Correlato 3</w:t>
      </w:r>
    </w:p>
    <w:p w14:paraId="079A32A9" w14:textId="77777777" w:rsidR="001A0466" w:rsidRPr="001A0466" w:rsidRDefault="001A0466">
      <w:pPr>
        <w:pStyle w:val="TF-LEGENDA"/>
        <w:pPrChange w:id="234" w:author="Dalton Solano dos Reis" w:date="2024-12-04T16:03:00Z" w16du:dateUtc="2024-12-04T19:03:00Z">
          <w:pPr/>
        </w:pPrChange>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8"/>
        <w:gridCol w:w="7823"/>
      </w:tblGrid>
      <w:tr w:rsidR="00EE3D40" w14:paraId="6D94673A" w14:textId="77777777" w:rsidTr="005669A6">
        <w:tc>
          <w:tcPr>
            <w:tcW w:w="1698" w:type="dxa"/>
            <w:shd w:val="clear" w:color="auto" w:fill="auto"/>
          </w:tcPr>
          <w:p w14:paraId="7BD5876E" w14:textId="77777777" w:rsidR="00EE3D40" w:rsidRDefault="00EE3D40" w:rsidP="005669A6">
            <w:pPr>
              <w:pStyle w:val="TF-TEXTO-QUADRO"/>
            </w:pPr>
            <w:r>
              <w:t>Referência</w:t>
            </w:r>
          </w:p>
        </w:tc>
        <w:tc>
          <w:tcPr>
            <w:tcW w:w="7823" w:type="dxa"/>
            <w:shd w:val="clear" w:color="auto" w:fill="auto"/>
          </w:tcPr>
          <w:p w14:paraId="49B9879D" w14:textId="44D88BE1" w:rsidR="00EE3D40" w:rsidRDefault="00EE3D40" w:rsidP="005669A6">
            <w:pPr>
              <w:pStyle w:val="TF-TEXTO-QUADRO"/>
            </w:pPr>
            <w:r w:rsidRPr="00EE3D40">
              <w:t>Fibrantz</w:t>
            </w:r>
            <w:del w:id="235" w:author="Dalton Solano dos Reis" w:date="2024-12-04T16:03:00Z" w16du:dateUtc="2024-12-04T19:03:00Z">
              <w:r w:rsidDel="00833F3E">
                <w:delText xml:space="preserve">, </w:delText>
              </w:r>
              <w:r w:rsidRPr="00EE3D40" w:rsidDel="00833F3E">
                <w:delText>Guilherme</w:delText>
              </w:r>
              <w:r w:rsidDel="00833F3E">
                <w:delText xml:space="preserve"> </w:delText>
              </w:r>
            </w:del>
            <w:ins w:id="236" w:author="Dalton Solano dos Reis" w:date="2024-12-04T16:03:00Z" w16du:dateUtc="2024-12-04T19:03:00Z">
              <w:r w:rsidR="00833F3E">
                <w:t xml:space="preserve"> </w:t>
              </w:r>
            </w:ins>
            <w:r>
              <w:t>(2023)</w:t>
            </w:r>
          </w:p>
        </w:tc>
      </w:tr>
      <w:tr w:rsidR="00EE3D40" w14:paraId="0B7EEA7B" w14:textId="77777777" w:rsidTr="005669A6">
        <w:tc>
          <w:tcPr>
            <w:tcW w:w="1698" w:type="dxa"/>
            <w:shd w:val="clear" w:color="auto" w:fill="auto"/>
          </w:tcPr>
          <w:p w14:paraId="71490A10" w14:textId="77777777" w:rsidR="00EE3D40" w:rsidRDefault="00EE3D40" w:rsidP="005669A6">
            <w:pPr>
              <w:pStyle w:val="TF-TEXTO-QUADRO"/>
            </w:pPr>
            <w:r>
              <w:t>Objetivos</w:t>
            </w:r>
          </w:p>
        </w:tc>
        <w:tc>
          <w:tcPr>
            <w:tcW w:w="7823" w:type="dxa"/>
            <w:shd w:val="clear" w:color="auto" w:fill="auto"/>
          </w:tcPr>
          <w:p w14:paraId="1A13FA88" w14:textId="2298304F" w:rsidR="00EE3D40" w:rsidRDefault="00EA2ADB" w:rsidP="005669A6">
            <w:pPr>
              <w:pStyle w:val="TF-TEXTO-QUADRO"/>
            </w:pPr>
            <w:r>
              <w:t>Desenvolver um jogo educacional para o trânsito utilizando realidade imersiva, disponibilizando um para dispositivos móveis.</w:t>
            </w:r>
          </w:p>
        </w:tc>
      </w:tr>
      <w:tr w:rsidR="00EE3D40" w14:paraId="369D57BF" w14:textId="77777777" w:rsidTr="005669A6">
        <w:tc>
          <w:tcPr>
            <w:tcW w:w="1698" w:type="dxa"/>
            <w:shd w:val="clear" w:color="auto" w:fill="auto"/>
          </w:tcPr>
          <w:p w14:paraId="1EF63791" w14:textId="77777777" w:rsidR="00EE3D40" w:rsidRDefault="00EE3D40" w:rsidP="005669A6">
            <w:pPr>
              <w:pStyle w:val="TF-TEXTO-QUADRO"/>
            </w:pPr>
            <w:r>
              <w:t>Principais funcionalidades</w:t>
            </w:r>
          </w:p>
        </w:tc>
        <w:tc>
          <w:tcPr>
            <w:tcW w:w="7823" w:type="dxa"/>
            <w:shd w:val="clear" w:color="auto" w:fill="auto"/>
          </w:tcPr>
          <w:p w14:paraId="66BE8912" w14:textId="26CA5276" w:rsidR="00981695" w:rsidRDefault="00EA2ADB" w:rsidP="005669A6">
            <w:pPr>
              <w:pStyle w:val="TF-TEXTO-QUADRO"/>
            </w:pPr>
            <w:r>
              <w:t xml:space="preserve">O jogador se depara com três cenários diferentes em um ambiente tridimensional, usando realidade aumentada. </w:t>
            </w:r>
            <w:r w:rsidR="00981695">
              <w:t>Em cada cenário o usuário enfrente um desafio relacionado ao trânsito, ele também apresenta cada cenário com instruções do que o usuário deve fazer.</w:t>
            </w:r>
          </w:p>
        </w:tc>
      </w:tr>
      <w:tr w:rsidR="00EE3D40" w14:paraId="061D3BBC" w14:textId="77777777" w:rsidTr="005669A6">
        <w:tc>
          <w:tcPr>
            <w:tcW w:w="1698" w:type="dxa"/>
            <w:shd w:val="clear" w:color="auto" w:fill="auto"/>
          </w:tcPr>
          <w:p w14:paraId="4D3C1CEB" w14:textId="77777777" w:rsidR="00EE3D40" w:rsidRDefault="00EE3D40" w:rsidP="005669A6">
            <w:pPr>
              <w:pStyle w:val="TF-TEXTO-QUADRO"/>
            </w:pPr>
            <w:r>
              <w:t>Ferramentas de desenvolvimento</w:t>
            </w:r>
          </w:p>
        </w:tc>
        <w:tc>
          <w:tcPr>
            <w:tcW w:w="7823" w:type="dxa"/>
            <w:shd w:val="clear" w:color="auto" w:fill="auto"/>
          </w:tcPr>
          <w:p w14:paraId="162E37BE" w14:textId="1A2C957F" w:rsidR="00EE3D40" w:rsidRDefault="00981695" w:rsidP="005669A6">
            <w:pPr>
              <w:pStyle w:val="TF-TEXTO-QUADRO"/>
            </w:pPr>
            <w:r w:rsidRPr="00981695">
              <w:t xml:space="preserve">Utilizou o motor de jogos Unity na versão 2022.3.5.f1, além de usar o ambiente de desenvolvimento Visual Studio Community 2022. Na parte de realidade virtual foi utilizado o plug-ing XR, que suporta vários recursos </w:t>
            </w:r>
            <w:del w:id="237" w:author="Dalton Solano dos Reis" w:date="2024-12-04T16:03:00Z" w16du:dateUtc="2024-12-04T19:03:00Z">
              <w:r w:rsidRPr="00981695" w:rsidDel="00833F3E">
                <w:delText>essências</w:delText>
              </w:r>
            </w:del>
            <w:ins w:id="238" w:author="Dalton Solano dos Reis" w:date="2024-12-04T16:03:00Z" w16du:dateUtc="2024-12-04T19:03:00Z">
              <w:r w:rsidR="00833F3E" w:rsidRPr="00981695">
                <w:t>essenciais</w:t>
              </w:r>
            </w:ins>
            <w:r w:rsidRPr="00981695">
              <w:t>.</w:t>
            </w:r>
          </w:p>
        </w:tc>
      </w:tr>
      <w:tr w:rsidR="00EE3D40" w14:paraId="449797D9" w14:textId="77777777" w:rsidTr="005669A6">
        <w:tc>
          <w:tcPr>
            <w:tcW w:w="1698" w:type="dxa"/>
            <w:shd w:val="clear" w:color="auto" w:fill="auto"/>
          </w:tcPr>
          <w:p w14:paraId="2A894841" w14:textId="77777777" w:rsidR="00EE3D40" w:rsidRDefault="00EE3D40" w:rsidP="005669A6">
            <w:pPr>
              <w:pStyle w:val="TF-TEXTO-QUADRO"/>
            </w:pPr>
            <w:r>
              <w:lastRenderedPageBreak/>
              <w:t>Resultados e conclusões</w:t>
            </w:r>
          </w:p>
        </w:tc>
        <w:tc>
          <w:tcPr>
            <w:tcW w:w="7823" w:type="dxa"/>
            <w:shd w:val="clear" w:color="auto" w:fill="auto"/>
          </w:tcPr>
          <w:p w14:paraId="6FA5BEDA" w14:textId="55B8CE73" w:rsidR="00EE3D40" w:rsidRDefault="00981695" w:rsidP="005669A6">
            <w:pPr>
              <w:pStyle w:val="TF-TEXTO-QUADRO"/>
            </w:pPr>
            <w:r>
              <w:t xml:space="preserve">O objetivo de desenvolver um jogo educacional utilizando a realidade imersiva foi atendido, oferecendo uma experiência de aprendizado mais interativa. </w:t>
            </w:r>
            <w:r w:rsidRPr="00981695">
              <w:t>Outro</w:t>
            </w:r>
            <w:r>
              <w:t xml:space="preserve">s </w:t>
            </w:r>
            <w:r w:rsidRPr="00981695">
              <w:t>objetivo</w:t>
            </w:r>
            <w:r>
              <w:t>s</w:t>
            </w:r>
            <w:r w:rsidRPr="00981695">
              <w:t xml:space="preserve"> fo</w:t>
            </w:r>
            <w:r>
              <w:t>ram</w:t>
            </w:r>
            <w:r w:rsidRPr="00981695">
              <w:t xml:space="preserve"> cumprido</w:t>
            </w:r>
            <w:r>
              <w:t>s</w:t>
            </w:r>
            <w:r w:rsidRPr="00981695">
              <w:t>, com</w:t>
            </w:r>
            <w:r>
              <w:t>o</w:t>
            </w:r>
            <w:r w:rsidRPr="00981695">
              <w:t xml:space="preserve"> os testes piloto e o questionário indicando avaliação positiva dos participantes.</w:t>
            </w:r>
          </w:p>
        </w:tc>
      </w:tr>
    </w:tbl>
    <w:p w14:paraId="4F323A9C" w14:textId="6A7CE174" w:rsidR="00EE3D40" w:rsidRPr="00EE3D40" w:rsidRDefault="00EE3D40" w:rsidP="00EE3D40">
      <w:pPr>
        <w:pStyle w:val="TF-FONTE"/>
      </w:pPr>
      <w:r>
        <w:t>Fonte: elaborado pelo autor</w:t>
      </w:r>
      <w:ins w:id="239" w:author="Dalton Solano dos Reis" w:date="2024-12-04T16:05:00Z" w16du:dateUtc="2024-12-04T19:05:00Z">
        <w:r w:rsidR="00833F3E">
          <w:t xml:space="preserve"> (2024)</w:t>
        </w:r>
      </w:ins>
      <w:r>
        <w:t>.</w:t>
      </w:r>
    </w:p>
    <w:bookmarkEnd w:id="24"/>
    <w:p w14:paraId="6D16161A" w14:textId="3B905242" w:rsidR="00F255FC" w:rsidRDefault="00745B17" w:rsidP="00C211BE">
      <w:pPr>
        <w:pStyle w:val="Ttulo1"/>
      </w:pPr>
      <w:r>
        <w:t>DESCRIÇÃO</w:t>
      </w:r>
      <w:r w:rsidR="004F7917">
        <w:t xml:space="preserve"> do jogo</w:t>
      </w:r>
    </w:p>
    <w:p w14:paraId="24C57EBE" w14:textId="199685F7" w:rsidR="004F7917" w:rsidRPr="000259B2" w:rsidRDefault="004F7917" w:rsidP="004F7917">
      <w:pPr>
        <w:pStyle w:val="TF-TEXTO"/>
      </w:pPr>
      <w:r w:rsidRPr="00091836">
        <w:t xml:space="preserve">Esta seção visa apresentar detalhes sobre o desenvolvimento do </w:t>
      </w:r>
      <w:r>
        <w:t>jogo</w:t>
      </w:r>
      <w:r w:rsidRPr="00091836">
        <w:t>, incluindo as técnicas e ferramentas empregadas. Ela se divide em duas partes: a subseção 3.1</w:t>
      </w:r>
      <w:del w:id="240" w:author="Dalton Solano dos Reis" w:date="2024-12-04T16:05:00Z" w16du:dateUtc="2024-12-04T19:05:00Z">
        <w:r w:rsidRPr="00091836" w:rsidDel="00833F3E">
          <w:delText>,</w:delText>
        </w:r>
      </w:del>
      <w:r w:rsidRPr="00091836">
        <w:t xml:space="preserve"> que expõe a especificação do </w:t>
      </w:r>
      <w:r>
        <w:t>jogo</w:t>
      </w:r>
      <w:ins w:id="241" w:author="Dalton Solano dos Reis" w:date="2024-12-04T16:05:00Z" w16du:dateUtc="2024-12-04T19:05:00Z">
        <w:r w:rsidR="00833F3E">
          <w:t xml:space="preserve"> </w:t>
        </w:r>
      </w:ins>
      <w:del w:id="242" w:author="Dalton Solano dos Reis" w:date="2024-12-04T16:05:00Z" w16du:dateUtc="2024-12-04T19:05:00Z">
        <w:r w:rsidRPr="00091836" w:rsidDel="00833F3E">
          <w:delText xml:space="preserve">, </w:delText>
        </w:r>
      </w:del>
      <w:r w:rsidRPr="00091836">
        <w:t>e a subseção 3.2</w:t>
      </w:r>
      <w:del w:id="243" w:author="Dalton Solano dos Reis" w:date="2024-12-04T16:05:00Z" w16du:dateUtc="2024-12-04T19:05:00Z">
        <w:r w:rsidRPr="00091836" w:rsidDel="00833F3E">
          <w:delText>,</w:delText>
        </w:r>
      </w:del>
      <w:r w:rsidRPr="00091836">
        <w:t xml:space="preserve"> que enfoca nos aspectos principais</w:t>
      </w:r>
      <w:r>
        <w:t xml:space="preserve"> da implementação e tecnologias utilizadas</w:t>
      </w:r>
      <w:r w:rsidRPr="00091836">
        <w:t>.</w:t>
      </w:r>
    </w:p>
    <w:p w14:paraId="16352410" w14:textId="40C8E099" w:rsidR="00327CB1" w:rsidRDefault="00327CB1" w:rsidP="00327CB1">
      <w:pPr>
        <w:pStyle w:val="Ttulo2"/>
      </w:pPr>
      <w:r>
        <w:t>Especificação</w:t>
      </w:r>
    </w:p>
    <w:p w14:paraId="3920531F" w14:textId="389E6355" w:rsidR="004F7917" w:rsidRDefault="004F7917" w:rsidP="004F7917">
      <w:pPr>
        <w:pStyle w:val="TF-TEXTO"/>
      </w:pPr>
      <w:r w:rsidRPr="00B32032">
        <w:t xml:space="preserve">Para descrever as funções do </w:t>
      </w:r>
      <w:r>
        <w:t>jogo</w:t>
      </w:r>
      <w:del w:id="244" w:author="Dalton Solano dos Reis" w:date="2024-12-04T16:05:00Z" w16du:dateUtc="2024-12-04T19:05:00Z">
        <w:r w:rsidRPr="00B32032" w:rsidDel="00833F3E">
          <w:delText>,</w:delText>
        </w:r>
      </w:del>
      <w:r w:rsidRPr="00B32032">
        <w:t xml:space="preserve"> são expostos os Requisitos Funcionais (RF</w:t>
      </w:r>
      <w:ins w:id="245" w:author="Dalton Solano dos Reis" w:date="2024-12-04T16:05:00Z" w16du:dateUtc="2024-12-04T19:05:00Z">
        <w:r w:rsidR="00833F3E">
          <w:t>s</w:t>
        </w:r>
      </w:ins>
      <w:r w:rsidRPr="00B32032">
        <w:t xml:space="preserve">) no </w:t>
      </w:r>
      <w:r w:rsidR="00EE3D40">
        <w:t xml:space="preserve">Quadro 5 </w:t>
      </w:r>
      <w:r w:rsidRPr="00B32032">
        <w:t>e os Requisitos Não Funcionais (RNF</w:t>
      </w:r>
      <w:ins w:id="246" w:author="Dalton Solano dos Reis" w:date="2024-12-04T16:05:00Z" w16du:dateUtc="2024-12-04T19:05:00Z">
        <w:r w:rsidR="00833F3E">
          <w:t>s</w:t>
        </w:r>
      </w:ins>
      <w:r w:rsidRPr="00B32032">
        <w:t>) n</w:t>
      </w:r>
      <w:r w:rsidR="00EE3D40">
        <w:t>o Quadro 6</w:t>
      </w:r>
      <w:ins w:id="247" w:author="Dalton Solano dos Reis" w:date="2024-12-04T16:05:00Z" w16du:dateUtc="2024-12-04T19:05:00Z">
        <w:r w:rsidR="00833F3E">
          <w:t>.</w:t>
        </w:r>
      </w:ins>
    </w:p>
    <w:p w14:paraId="055ADCAC" w14:textId="1A137411" w:rsidR="00B76860" w:rsidRPr="00696DB4" w:rsidRDefault="00B76860" w:rsidP="00B76860">
      <w:pPr>
        <w:pStyle w:val="TF-LEGENDA"/>
      </w:pPr>
      <w:r>
        <w:t xml:space="preserve">Quadro </w:t>
      </w:r>
      <w:fldSimple w:instr=" SEQ Quadro \* ARABIC ">
        <w:r w:rsidR="00EE3D40">
          <w:rPr>
            <w:noProof/>
          </w:rPr>
          <w:t>5</w:t>
        </w:r>
      </w:fldSimple>
      <w:r>
        <w:t xml:space="preserve"> – </w:t>
      </w:r>
      <w:commentRangeStart w:id="248"/>
      <w:r>
        <w:t>Requisitos Funcionais</w:t>
      </w:r>
      <w:commentRangeEnd w:id="248"/>
      <w:r w:rsidR="00833F3E">
        <w:rPr>
          <w:rStyle w:val="Refdecomentrio"/>
        </w:rPr>
        <w:commentReference w:id="248"/>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1"/>
      </w:tblGrid>
      <w:tr w:rsidR="004F7917" w14:paraId="18C78A73" w14:textId="77777777" w:rsidTr="004F7917">
        <w:tc>
          <w:tcPr>
            <w:tcW w:w="9521" w:type="dxa"/>
            <w:shd w:val="clear" w:color="auto" w:fill="auto"/>
          </w:tcPr>
          <w:p w14:paraId="61D7398C" w14:textId="694632CC" w:rsidR="004F7917" w:rsidRDefault="004F7917" w:rsidP="005669A6">
            <w:pPr>
              <w:pStyle w:val="TF-TEXTO-QUADRO"/>
            </w:pPr>
            <w:r>
              <w:t xml:space="preserve">RF01: </w:t>
            </w:r>
            <w:r w:rsidRPr="004F7917">
              <w:t>permitir o usuário colocar e tirar o cinto</w:t>
            </w:r>
            <w:r>
              <w:t>.</w:t>
            </w:r>
          </w:p>
        </w:tc>
      </w:tr>
      <w:tr w:rsidR="004F7917" w14:paraId="676027F1" w14:textId="77777777" w:rsidTr="004F7917">
        <w:tc>
          <w:tcPr>
            <w:tcW w:w="9521" w:type="dxa"/>
            <w:shd w:val="clear" w:color="auto" w:fill="auto"/>
          </w:tcPr>
          <w:p w14:paraId="0CF9D4AA" w14:textId="399C1E09" w:rsidR="004F7917" w:rsidRDefault="004F7917" w:rsidP="005669A6">
            <w:pPr>
              <w:pStyle w:val="TF-TEXTO-QUADRO"/>
            </w:pPr>
            <w:r>
              <w:t xml:space="preserve">RF02: </w:t>
            </w:r>
            <w:r w:rsidRPr="004F7917">
              <w:t>permitir o usuário a pilotar o carro livremente pela rua</w:t>
            </w:r>
            <w:r>
              <w:t>.</w:t>
            </w:r>
          </w:p>
        </w:tc>
      </w:tr>
      <w:tr w:rsidR="004F7917" w14:paraId="61BEDBD1" w14:textId="77777777" w:rsidTr="004F7917">
        <w:tc>
          <w:tcPr>
            <w:tcW w:w="9521" w:type="dxa"/>
            <w:shd w:val="clear" w:color="auto" w:fill="auto"/>
          </w:tcPr>
          <w:p w14:paraId="6BFCF138" w14:textId="0B2B0655" w:rsidR="004F7917" w:rsidRDefault="004F7917" w:rsidP="005669A6">
            <w:pPr>
              <w:pStyle w:val="TF-TEXTO-QUADRO"/>
            </w:pPr>
            <w:r>
              <w:t xml:space="preserve">RF03: </w:t>
            </w:r>
            <w:r w:rsidRPr="004F7917">
              <w:t>mostrar mensagens avisando quando o usuário infringiu a alguma lei de trânsito</w:t>
            </w:r>
            <w:r>
              <w:t>.</w:t>
            </w:r>
          </w:p>
        </w:tc>
      </w:tr>
      <w:tr w:rsidR="004F7917" w14:paraId="14C77B61" w14:textId="77777777" w:rsidTr="004F7917">
        <w:tc>
          <w:tcPr>
            <w:tcW w:w="9521" w:type="dxa"/>
            <w:shd w:val="clear" w:color="auto" w:fill="auto"/>
          </w:tcPr>
          <w:p w14:paraId="7203BF1C" w14:textId="0C9EA327" w:rsidR="004F7917" w:rsidRDefault="004F7917" w:rsidP="005669A6">
            <w:pPr>
              <w:pStyle w:val="TF-TEXTO-QUADRO"/>
            </w:pPr>
            <w:r>
              <w:t xml:space="preserve">RF04: </w:t>
            </w:r>
            <w:r w:rsidRPr="004F7917">
              <w:t>diminuir a barra de vida do automóvel conforme o usuário bate o carro</w:t>
            </w:r>
            <w:r>
              <w:t>.</w:t>
            </w:r>
          </w:p>
        </w:tc>
      </w:tr>
      <w:tr w:rsidR="004F7917" w14:paraId="2B2CC609" w14:textId="77777777" w:rsidTr="004F7917">
        <w:tc>
          <w:tcPr>
            <w:tcW w:w="9521" w:type="dxa"/>
            <w:shd w:val="clear" w:color="auto" w:fill="auto"/>
          </w:tcPr>
          <w:p w14:paraId="676BBC89" w14:textId="40CB4B0A" w:rsidR="004F7917" w:rsidRDefault="0034539D" w:rsidP="005669A6">
            <w:pPr>
              <w:pStyle w:val="TF-TEXTO-QUADRO"/>
            </w:pPr>
            <w:r>
              <w:t>RF05: diminuir a barra de combustível conforme anda.</w:t>
            </w:r>
          </w:p>
        </w:tc>
      </w:tr>
      <w:tr w:rsidR="0034539D" w14:paraId="3923E0B7" w14:textId="77777777" w:rsidTr="004F7917">
        <w:tc>
          <w:tcPr>
            <w:tcW w:w="9521" w:type="dxa"/>
            <w:shd w:val="clear" w:color="auto" w:fill="auto"/>
          </w:tcPr>
          <w:p w14:paraId="6FB6212E" w14:textId="7566726E" w:rsidR="0034539D" w:rsidRDefault="0034539D" w:rsidP="0034539D">
            <w:pPr>
              <w:pStyle w:val="TF-TEXTO-QUADRO"/>
            </w:pPr>
            <w:r>
              <w:t>RF06: diminuir a barra de lei conforme o usuário infringe uma lei.</w:t>
            </w:r>
          </w:p>
        </w:tc>
      </w:tr>
      <w:tr w:rsidR="0034539D" w14:paraId="446CEAE8" w14:textId="77777777" w:rsidTr="004F7917">
        <w:tc>
          <w:tcPr>
            <w:tcW w:w="9521" w:type="dxa"/>
            <w:shd w:val="clear" w:color="auto" w:fill="auto"/>
          </w:tcPr>
          <w:p w14:paraId="64A5B711" w14:textId="33F87D5A" w:rsidR="0034539D" w:rsidRPr="004F7917" w:rsidRDefault="0034539D" w:rsidP="0034539D">
            <w:pPr>
              <w:pStyle w:val="TF-TEXTO-QUADRO"/>
            </w:pPr>
            <w:r>
              <w:t xml:space="preserve">RF07: </w:t>
            </w:r>
            <w:r w:rsidRPr="004F7917">
              <w:t>permitir o usuário acelerar e frear o carro em pedais dispostos na tela</w:t>
            </w:r>
            <w:r>
              <w:t>.</w:t>
            </w:r>
          </w:p>
        </w:tc>
      </w:tr>
      <w:tr w:rsidR="0034539D" w14:paraId="2FD73D45" w14:textId="77777777" w:rsidTr="004F7917">
        <w:tc>
          <w:tcPr>
            <w:tcW w:w="9521" w:type="dxa"/>
            <w:shd w:val="clear" w:color="auto" w:fill="auto"/>
          </w:tcPr>
          <w:p w14:paraId="43124B15" w14:textId="662F18EA" w:rsidR="0034539D" w:rsidRDefault="0034539D" w:rsidP="0034539D">
            <w:pPr>
              <w:pStyle w:val="TF-TEXTO-QUADRO"/>
            </w:pPr>
            <w:r>
              <w:t xml:space="preserve">RF08: </w:t>
            </w:r>
            <w:r w:rsidR="00CB2553">
              <w:t>fazer barulho sempre que o usuário estiver sem cinto.</w:t>
            </w:r>
          </w:p>
        </w:tc>
      </w:tr>
      <w:tr w:rsidR="0034539D" w14:paraId="5E1492D7" w14:textId="77777777" w:rsidTr="004F7917">
        <w:tc>
          <w:tcPr>
            <w:tcW w:w="9521" w:type="dxa"/>
            <w:shd w:val="clear" w:color="auto" w:fill="auto"/>
          </w:tcPr>
          <w:p w14:paraId="6F565555" w14:textId="5041A344" w:rsidR="0034539D" w:rsidRDefault="0034539D" w:rsidP="0034539D">
            <w:pPr>
              <w:pStyle w:val="TF-TEXTO-QUADRO"/>
            </w:pPr>
            <w:r>
              <w:t>RF09:</w:t>
            </w:r>
            <w:r w:rsidRPr="004F7917">
              <w:rPr>
                <w:sz w:val="24"/>
                <w:szCs w:val="24"/>
              </w:rPr>
              <w:t xml:space="preserve"> </w:t>
            </w:r>
            <w:r w:rsidRPr="004F7917">
              <w:t xml:space="preserve">disponibilizar </w:t>
            </w:r>
            <w:r>
              <w:t>um posto de gasolina para abastecer o carro.</w:t>
            </w:r>
          </w:p>
        </w:tc>
      </w:tr>
      <w:tr w:rsidR="0034539D" w14:paraId="2A2600A3" w14:textId="77777777" w:rsidTr="004F7917">
        <w:tc>
          <w:tcPr>
            <w:tcW w:w="9521" w:type="dxa"/>
            <w:shd w:val="clear" w:color="auto" w:fill="auto"/>
          </w:tcPr>
          <w:p w14:paraId="565230C6" w14:textId="51FC3DA3" w:rsidR="0034539D" w:rsidRDefault="0034539D" w:rsidP="0034539D">
            <w:pPr>
              <w:pStyle w:val="TF-TEXTO-QUADRO"/>
            </w:pPr>
            <w:r>
              <w:t>RF10: disponibilizar locais onde o jogador deve parar o carro.</w:t>
            </w:r>
          </w:p>
        </w:tc>
      </w:tr>
      <w:tr w:rsidR="0034539D" w14:paraId="20F1EFB3" w14:textId="77777777" w:rsidTr="004F7917">
        <w:tc>
          <w:tcPr>
            <w:tcW w:w="9521" w:type="dxa"/>
            <w:shd w:val="clear" w:color="auto" w:fill="auto"/>
          </w:tcPr>
          <w:p w14:paraId="0EF3257D" w14:textId="17A28065" w:rsidR="0034539D" w:rsidRDefault="0034539D" w:rsidP="0034539D">
            <w:pPr>
              <w:pStyle w:val="TF-TEXTO-QUADRO"/>
            </w:pPr>
            <w:r>
              <w:t>RF11: disponibilizar semáforos funcionais.</w:t>
            </w:r>
          </w:p>
        </w:tc>
      </w:tr>
    </w:tbl>
    <w:p w14:paraId="5F793A60" w14:textId="5B7D883C" w:rsidR="00981695" w:rsidRDefault="004F7917" w:rsidP="00630E78">
      <w:pPr>
        <w:pStyle w:val="TF-FONTE"/>
      </w:pPr>
      <w:r>
        <w:t>Fonte: elaborado pelo autor</w:t>
      </w:r>
      <w:ins w:id="249" w:author="Dalton Solano dos Reis" w:date="2024-12-04T16:06:00Z" w16du:dateUtc="2024-12-04T19:06:00Z">
        <w:r w:rsidR="00833F3E">
          <w:t xml:space="preserve"> (2024)</w:t>
        </w:r>
      </w:ins>
      <w:r>
        <w:t>.</w:t>
      </w:r>
    </w:p>
    <w:p w14:paraId="0042A509" w14:textId="2DD5004C" w:rsidR="00B76860" w:rsidRPr="00696DB4" w:rsidRDefault="00B76860" w:rsidP="00B76860">
      <w:pPr>
        <w:pStyle w:val="TF-LEGENDA"/>
      </w:pPr>
      <w:r>
        <w:t xml:space="preserve">Quadro </w:t>
      </w:r>
      <w:fldSimple w:instr=" SEQ Quadro \* ARABIC ">
        <w:r w:rsidR="00EE3D40">
          <w:rPr>
            <w:noProof/>
          </w:rPr>
          <w:t>6</w:t>
        </w:r>
      </w:fldSimple>
      <w:r>
        <w:t xml:space="preserve"> – Requisitos Não Funcionais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1"/>
      </w:tblGrid>
      <w:tr w:rsidR="004F7917" w14:paraId="107779A8" w14:textId="77777777" w:rsidTr="0034539D">
        <w:tc>
          <w:tcPr>
            <w:tcW w:w="9521" w:type="dxa"/>
            <w:shd w:val="clear" w:color="auto" w:fill="auto"/>
          </w:tcPr>
          <w:p w14:paraId="5C06EB23" w14:textId="6617CC51" w:rsidR="004F7917" w:rsidRDefault="004F7917" w:rsidP="005669A6">
            <w:pPr>
              <w:pStyle w:val="TF-TEXTO-QUADRO"/>
            </w:pPr>
            <w:r>
              <w:t>RNF01: ser desenvolvido para a plataforma Android a partir da versão 10</w:t>
            </w:r>
            <w:r w:rsidR="0034539D">
              <w:t>.</w:t>
            </w:r>
          </w:p>
        </w:tc>
      </w:tr>
      <w:tr w:rsidR="004F7917" w14:paraId="7F8AD64D" w14:textId="77777777" w:rsidTr="0034539D">
        <w:tc>
          <w:tcPr>
            <w:tcW w:w="9521" w:type="dxa"/>
            <w:shd w:val="clear" w:color="auto" w:fill="auto"/>
          </w:tcPr>
          <w:p w14:paraId="5282D0A3" w14:textId="035EC77E" w:rsidR="004F7917" w:rsidRDefault="004F7917" w:rsidP="005669A6">
            <w:pPr>
              <w:pStyle w:val="TF-TEXTO-QUADRO"/>
              <w:jc w:val="both"/>
            </w:pPr>
            <w:r w:rsidRPr="001E0BD3">
              <w:t>RNF0</w:t>
            </w:r>
            <w:r>
              <w:t>2</w:t>
            </w:r>
            <w:r w:rsidRPr="001E0BD3">
              <w:t xml:space="preserve">: </w:t>
            </w:r>
            <w:r>
              <w:t>utilizar o motor de jogos Unity</w:t>
            </w:r>
            <w:r w:rsidR="0034539D">
              <w:t>.</w:t>
            </w:r>
          </w:p>
        </w:tc>
      </w:tr>
      <w:tr w:rsidR="004F7917" w14:paraId="654E99F5" w14:textId="77777777" w:rsidTr="0034539D">
        <w:tc>
          <w:tcPr>
            <w:tcW w:w="9521" w:type="dxa"/>
            <w:shd w:val="clear" w:color="auto" w:fill="auto"/>
          </w:tcPr>
          <w:p w14:paraId="0C4C470E" w14:textId="30BDFB4F" w:rsidR="004F7917" w:rsidRDefault="004F7917" w:rsidP="005669A6">
            <w:pPr>
              <w:pStyle w:val="TF-TEXTO-QUADRO"/>
              <w:jc w:val="both"/>
            </w:pPr>
            <w:r>
              <w:t>RNF03:</w:t>
            </w:r>
            <w:r w:rsidR="0034539D">
              <w:t xml:space="preserve"> utilizar a linguagem C# para o desenvolvimento do jogo.</w:t>
            </w:r>
          </w:p>
        </w:tc>
      </w:tr>
      <w:tr w:rsidR="004F7917" w14:paraId="13AC1971" w14:textId="77777777" w:rsidTr="0034539D">
        <w:tc>
          <w:tcPr>
            <w:tcW w:w="9521" w:type="dxa"/>
            <w:shd w:val="clear" w:color="auto" w:fill="auto"/>
          </w:tcPr>
          <w:p w14:paraId="13753CD9" w14:textId="602619F0" w:rsidR="004F7917" w:rsidRDefault="004F7917" w:rsidP="005669A6">
            <w:pPr>
              <w:pStyle w:val="TF-TEXTO-QUADRO"/>
              <w:jc w:val="both"/>
            </w:pPr>
            <w:r>
              <w:t xml:space="preserve">RNF04: </w:t>
            </w:r>
            <w:r w:rsidR="0034539D">
              <w:t>ter uma interface intuitiva.</w:t>
            </w:r>
          </w:p>
        </w:tc>
      </w:tr>
      <w:tr w:rsidR="0034539D" w14:paraId="634B46EA" w14:textId="77777777" w:rsidTr="0034539D">
        <w:tc>
          <w:tcPr>
            <w:tcW w:w="9521" w:type="dxa"/>
            <w:shd w:val="clear" w:color="auto" w:fill="auto"/>
          </w:tcPr>
          <w:p w14:paraId="19B8D836" w14:textId="45161A28" w:rsidR="0034539D" w:rsidRDefault="0034539D" w:rsidP="005669A6">
            <w:pPr>
              <w:pStyle w:val="TF-TEXTO-QUADRO"/>
              <w:jc w:val="both"/>
            </w:pPr>
            <w:r>
              <w:t>RNF05: não precisa de conexão com internet.</w:t>
            </w:r>
          </w:p>
        </w:tc>
      </w:tr>
      <w:tr w:rsidR="0034539D" w14:paraId="5B640B24" w14:textId="77777777" w:rsidTr="0034539D">
        <w:tc>
          <w:tcPr>
            <w:tcW w:w="9521" w:type="dxa"/>
            <w:shd w:val="clear" w:color="auto" w:fill="auto"/>
          </w:tcPr>
          <w:p w14:paraId="59EC5ACB" w14:textId="5D27477D" w:rsidR="0034539D" w:rsidRDefault="0034539D" w:rsidP="005669A6">
            <w:pPr>
              <w:pStyle w:val="TF-TEXTO-QUADRO"/>
              <w:jc w:val="both"/>
            </w:pPr>
            <w:r>
              <w:t xml:space="preserve">RNF06: tempo de resposta rápida para os comandos. </w:t>
            </w:r>
          </w:p>
        </w:tc>
      </w:tr>
    </w:tbl>
    <w:p w14:paraId="4C58B7E7" w14:textId="7687DD2F" w:rsidR="004F7917" w:rsidRDefault="004F7917" w:rsidP="004F7917">
      <w:pPr>
        <w:pStyle w:val="TF-FONTE"/>
      </w:pPr>
      <w:r>
        <w:t>Fonte: elaborado pelo autor</w:t>
      </w:r>
      <w:ins w:id="250" w:author="Dalton Solano dos Reis" w:date="2024-12-04T16:07:00Z" w16du:dateUtc="2024-12-04T19:07:00Z">
        <w:r w:rsidR="00833F3E">
          <w:t xml:space="preserve"> (2024)</w:t>
        </w:r>
      </w:ins>
      <w:r>
        <w:t>.</w:t>
      </w:r>
    </w:p>
    <w:p w14:paraId="1C2DC3F0" w14:textId="056282BB" w:rsidR="00081465" w:rsidRDefault="0034539D">
      <w:pPr>
        <w:pStyle w:val="TF-TEXTO"/>
        <w:pPrChange w:id="251" w:author="Dalton Solano dos Reis" w:date="2024-12-04T16:08:00Z" w16du:dateUtc="2024-12-04T19:08:00Z">
          <w:pPr>
            <w:pStyle w:val="TF-TEXTO-QUADRO"/>
          </w:pPr>
        </w:pPrChange>
      </w:pPr>
      <w:r>
        <w:tab/>
      </w:r>
      <w:commentRangeStart w:id="252"/>
      <w:r w:rsidRPr="00DD49FC">
        <w:rPr>
          <w:highlight w:val="red"/>
          <w:rPrChange w:id="253" w:author="Dalton Solano dos Reis" w:date="2024-12-04T16:12:00Z" w16du:dateUtc="2024-12-04T19:12:00Z">
            <w:rPr/>
          </w:rPrChange>
        </w:rPr>
        <w:t>O jogo desen</w:t>
      </w:r>
      <w:r w:rsidR="00311899" w:rsidRPr="00DD49FC">
        <w:rPr>
          <w:highlight w:val="red"/>
          <w:rPrChange w:id="254" w:author="Dalton Solano dos Reis" w:date="2024-12-04T16:12:00Z" w16du:dateUtc="2024-12-04T19:12:00Z">
            <w:rPr/>
          </w:rPrChange>
        </w:rPr>
        <w:t>volvido posiciona</w:t>
      </w:r>
      <w:r w:rsidR="00311899">
        <w:t xml:space="preserve"> </w:t>
      </w:r>
      <w:commentRangeEnd w:id="252"/>
      <w:r w:rsidR="00DD49FC">
        <w:rPr>
          <w:rStyle w:val="Refdecomentrio"/>
        </w:rPr>
        <w:commentReference w:id="252"/>
      </w:r>
      <w:r w:rsidR="00311899">
        <w:t>o jogador no papel de um motorista em um ambiente tridimensional,</w:t>
      </w:r>
      <w:r w:rsidR="00A2598C">
        <w:t xml:space="preserve"> o qual simula uma pequena cidade</w:t>
      </w:r>
      <w:r w:rsidR="00055F1E">
        <w:t xml:space="preserve"> (</w:t>
      </w:r>
      <w:r w:rsidR="00874D52">
        <w:fldChar w:fldCharType="begin"/>
      </w:r>
      <w:r w:rsidR="00874D52">
        <w:instrText xml:space="preserve"> REF _Ref183381122 \h </w:instrText>
      </w:r>
      <w:r w:rsidR="00874D52">
        <w:fldChar w:fldCharType="separate"/>
      </w:r>
      <w:r w:rsidR="00874D52" w:rsidRPr="00801EEE">
        <w:t xml:space="preserve">Figura </w:t>
      </w:r>
      <w:r w:rsidR="00874D52">
        <w:rPr>
          <w:noProof/>
        </w:rPr>
        <w:t>3</w:t>
      </w:r>
      <w:r w:rsidR="00874D52">
        <w:fldChar w:fldCharType="end"/>
      </w:r>
      <w:r w:rsidR="00055F1E">
        <w:t>)</w:t>
      </w:r>
      <w:r w:rsidR="00A2598C">
        <w:t>, com pedestres andando nas calçadas. Este cenário está repleto de prédios, possui estabelecimentos e um posto de gasolina, para o usuário abastecer seu carro. C</w:t>
      </w:r>
      <w:r w:rsidR="00311899">
        <w:t>omposto por dois modos</w:t>
      </w:r>
      <w:r w:rsidR="00A2598C">
        <w:t xml:space="preserve"> que é escolhido em um </w:t>
      </w:r>
      <w:r w:rsidR="00311899">
        <w:t xml:space="preserve">menu inicial, onde o jogador pode </w:t>
      </w:r>
      <w:del w:id="255" w:author="Dalton Solano dos Reis" w:date="2024-12-04T16:09:00Z" w16du:dateUtc="2024-12-04T19:09:00Z">
        <w:r w:rsidR="00087F5A" w:rsidDel="00DD1DEC">
          <w:delText xml:space="preserve">escolher entre os dois modos disponíveis </w:delText>
        </w:r>
      </w:del>
      <w:r w:rsidR="00087F5A">
        <w:t>qual ele pretende jogar</w:t>
      </w:r>
      <w:r w:rsidR="00FF4D62">
        <w:t>.</w:t>
      </w:r>
    </w:p>
    <w:p w14:paraId="7CAE1A6D" w14:textId="478A0402" w:rsidR="00055F1E" w:rsidRDefault="00055F1E">
      <w:pPr>
        <w:pStyle w:val="TF-LEGENDA"/>
        <w:pPrChange w:id="256" w:author="Dalton Solano dos Reis" w:date="2024-12-04T16:09:00Z" w16du:dateUtc="2024-12-04T19:09:00Z">
          <w:pPr>
            <w:pStyle w:val="TF-FIGURA"/>
          </w:pPr>
        </w:pPrChange>
      </w:pPr>
      <w:bookmarkStart w:id="257" w:name="_Ref183381122"/>
      <w:r w:rsidRPr="00801EEE">
        <w:lastRenderedPageBreak/>
        <w:t xml:space="preserve">Figura </w:t>
      </w:r>
      <w:fldSimple w:instr=" SEQ Figura \* ARABIC ">
        <w:r>
          <w:rPr>
            <w:noProof/>
          </w:rPr>
          <w:t>3</w:t>
        </w:r>
      </w:fldSimple>
      <w:bookmarkEnd w:id="257"/>
      <w:r w:rsidRPr="00801EEE">
        <w:t xml:space="preserve"> – </w:t>
      </w:r>
      <w:r>
        <w:t>Cidade desenvolvida para o jogo</w:t>
      </w:r>
    </w:p>
    <w:p w14:paraId="3E38C6D4" w14:textId="14367623" w:rsidR="00055F1E" w:rsidRDefault="00874D52" w:rsidP="00055F1E">
      <w:pPr>
        <w:pStyle w:val="TF-FIGURA"/>
      </w:pPr>
      <w:r>
        <w:rPr>
          <w:noProof/>
        </w:rPr>
        <w:t xml:space="preserve"> </w:t>
      </w:r>
      <w:r w:rsidR="008C3B4D">
        <w:rPr>
          <w:noProof/>
        </w:rPr>
        <w:drawing>
          <wp:inline distT="0" distB="0" distL="0" distR="0" wp14:anchorId="6FC01209" wp14:editId="77C5E6AC">
            <wp:extent cx="2805669" cy="4370486"/>
            <wp:effectExtent l="17780" t="7620" r="6350" b="6350"/>
            <wp:docPr id="423157000" name="Imagem 1"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57000" name="Imagem 1" descr="Uma imagem contendo Interface gráfica do usuário&#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2815421" cy="4385677"/>
                    </a:xfrm>
                    <a:prstGeom prst="rect">
                      <a:avLst/>
                    </a:prstGeom>
                    <a:noFill/>
                    <a:ln w="12700" cap="flat" cmpd="sng">
                      <a:solidFill>
                        <a:schemeClr val="tx1"/>
                      </a:solidFill>
                      <a:extLst>
                        <a:ext uri="{C807C97D-BFC1-408E-A445-0C87EB9F89A2}">
                          <ask:lineSketchStyleProps xmlns:ask="http://schemas.microsoft.com/office/drawing/2018/sketchyshapes">
                            <ask:type>
                              <ask:lineSketchNone/>
                            </ask:type>
                          </ask:lineSketchStyleProps>
                        </a:ext>
                      </a:extLst>
                    </a:ln>
                    <a:effectLst>
                      <a:softEdge rad="25400"/>
                    </a:effectLst>
                  </pic:spPr>
                </pic:pic>
              </a:graphicData>
            </a:graphic>
          </wp:inline>
        </w:drawing>
      </w:r>
    </w:p>
    <w:p w14:paraId="45A047E0" w14:textId="3B22DE00" w:rsidR="00630E78" w:rsidRDefault="00055F1E" w:rsidP="00630E78">
      <w:pPr>
        <w:pStyle w:val="TF-FONTE"/>
      </w:pPr>
      <w:r>
        <w:t>Fonte: elaborado pelo autor</w:t>
      </w:r>
      <w:ins w:id="258" w:author="Dalton Solano dos Reis" w:date="2024-12-04T16:09:00Z" w16du:dateUtc="2024-12-04T19:09:00Z">
        <w:r w:rsidR="00DD1DEC">
          <w:t xml:space="preserve"> (2024)</w:t>
        </w:r>
      </w:ins>
      <w:r>
        <w:t>.</w:t>
      </w:r>
    </w:p>
    <w:p w14:paraId="155120C1" w14:textId="3598CE87" w:rsidR="00695DAE" w:rsidRDefault="00695DAE" w:rsidP="00695DAE">
      <w:pPr>
        <w:pStyle w:val="TF-TEXTO"/>
      </w:pPr>
      <w:commentRangeStart w:id="259"/>
      <w:r w:rsidRPr="00DD1DEC">
        <w:rPr>
          <w:highlight w:val="yellow"/>
          <w:rPrChange w:id="260" w:author="Dalton Solano dos Reis" w:date="2024-12-04T16:11:00Z" w16du:dateUtc="2024-12-04T19:11:00Z">
            <w:rPr/>
          </w:rPrChange>
        </w:rPr>
        <w:t xml:space="preserve">As vidas do </w:t>
      </w:r>
      <w:r w:rsidR="00232A2A" w:rsidRPr="00DD1DEC">
        <w:rPr>
          <w:highlight w:val="yellow"/>
          <w:rPrChange w:id="261" w:author="Dalton Solano dos Reis" w:date="2024-12-04T16:11:00Z" w16du:dateUtc="2024-12-04T19:11:00Z">
            <w:rPr/>
          </w:rPrChange>
        </w:rPr>
        <w:t>jogo</w:t>
      </w:r>
      <w:r w:rsidRPr="00DD1DEC">
        <w:rPr>
          <w:highlight w:val="yellow"/>
          <w:rPrChange w:id="262" w:author="Dalton Solano dos Reis" w:date="2024-12-04T16:11:00Z" w16du:dateUtc="2024-12-04T19:11:00Z">
            <w:rPr/>
          </w:rPrChange>
        </w:rPr>
        <w:t xml:space="preserve"> são compostas</w:t>
      </w:r>
      <w:r w:rsidRPr="00B35B2D">
        <w:t xml:space="preserve"> </w:t>
      </w:r>
      <w:commentRangeEnd w:id="259"/>
      <w:r w:rsidR="00DD1DEC">
        <w:rPr>
          <w:rStyle w:val="Refdecomentrio"/>
        </w:rPr>
        <w:commentReference w:id="259"/>
      </w:r>
      <w:r w:rsidRPr="00B35B2D">
        <w:t>por três tipos: vida do veículo</w:t>
      </w:r>
      <w:r w:rsidR="00B35B2D" w:rsidRPr="00B35B2D">
        <w:t xml:space="preserve">, </w:t>
      </w:r>
      <w:r w:rsidRPr="00B35B2D">
        <w:t>vida da gasolina</w:t>
      </w:r>
      <w:r w:rsidR="00B35B2D" w:rsidRPr="00B35B2D">
        <w:t xml:space="preserve"> e a</w:t>
      </w:r>
      <w:r w:rsidRPr="00B35B2D">
        <w:t xml:space="preserve"> vida da polícia</w:t>
      </w:r>
      <w:r w:rsidR="00B35B2D">
        <w:t>. A vida do veículo tem um total de X pontos, e cai Y pontos ao bater o carro, não podendo ser restaurada de nenhuma maneira, ao chegar a zero, o usuário perde o jogo</w:t>
      </w:r>
      <w:r w:rsidR="00232A2A">
        <w:t xml:space="preserve"> e uma mensagem de derrota é exibida na tela</w:t>
      </w:r>
      <w:r w:rsidR="00B35B2D">
        <w:t>. A vida da gasolina é constituída de X pontos e cai Y a cada Z segundos andados, para restaurar a vida</w:t>
      </w:r>
      <w:r w:rsidR="00232A2A">
        <w:t xml:space="preserve"> da gasolina</w:t>
      </w:r>
      <w:r w:rsidR="00B35B2D">
        <w:t>, basta abastecer no posto de gasolina disposto no mapa, para abastecer seu carro o usuário deve ficar parrado dentro do posto</w:t>
      </w:r>
      <w:r w:rsidR="00232A2A">
        <w:t xml:space="preserve"> até que o carro tenha a quantidade de combustível desejada</w:t>
      </w:r>
      <w:r w:rsidR="00B35B2D">
        <w:t xml:space="preserve">. A terceira vida é a vida da polícia, que tem 40 pontos, </w:t>
      </w:r>
      <w:r w:rsidR="00232A2A">
        <w:t>esses 40 pontos</w:t>
      </w:r>
      <w:r w:rsidR="00B35B2D">
        <w:t xml:space="preserve"> </w:t>
      </w:r>
      <w:r w:rsidR="00232A2A">
        <w:t xml:space="preserve">são </w:t>
      </w:r>
      <w:r w:rsidR="00B35B2D">
        <w:t xml:space="preserve">a quantidade máxima de pontos que um condutor pode receber em sua carteira nacional de habilitação, </w:t>
      </w:r>
      <w:r w:rsidR="00232A2A">
        <w:t>esta barra de vida não tem como ser recuperada e ao atingir os 40 pontos o usuário também recebe a mesma mensagem de derrota.</w:t>
      </w:r>
    </w:p>
    <w:p w14:paraId="68DE22C2" w14:textId="45955638" w:rsidR="00081465" w:rsidRDefault="00081465" w:rsidP="004F7917">
      <w:pPr>
        <w:pStyle w:val="TF-TEXTO"/>
      </w:pPr>
      <w:r>
        <w:t xml:space="preserve">Ao iniciar o aplicativo o usuário se depara com três opções: </w:t>
      </w:r>
      <w:r w:rsidR="00055F1E" w:rsidRPr="00AA2B97">
        <w:rPr>
          <w:rStyle w:val="TF-COURIER9"/>
        </w:rPr>
        <w:t>Play</w:t>
      </w:r>
      <w:r w:rsidR="00055F1E">
        <w:t xml:space="preserve">, </w:t>
      </w:r>
      <w:r w:rsidR="00055F1E" w:rsidRPr="00AA2B97">
        <w:rPr>
          <w:rStyle w:val="TF-COURIER9"/>
        </w:rPr>
        <w:t>Regras</w:t>
      </w:r>
      <w:r w:rsidR="00055F1E">
        <w:t xml:space="preserve"> e </w:t>
      </w:r>
      <w:r w:rsidR="00055F1E" w:rsidRPr="00AA2B97">
        <w:rPr>
          <w:rStyle w:val="TF-COURIER9"/>
        </w:rPr>
        <w:t>Quit</w:t>
      </w:r>
      <w:r w:rsidR="00055F1E">
        <w:t>.</w:t>
      </w:r>
      <w:r>
        <w:t xml:space="preserve"> </w:t>
      </w:r>
      <w:r w:rsidR="00055F1E">
        <w:t>O</w:t>
      </w:r>
      <w:r>
        <w:t xml:space="preserve"> mesmo escolhe </w:t>
      </w:r>
      <w:r w:rsidR="00055F1E">
        <w:t>a opção</w:t>
      </w:r>
      <w:r>
        <w:t xml:space="preserve"> clicando sobre a tela, ao selecionar a última opção, </w:t>
      </w:r>
      <w:r w:rsidR="00055F1E" w:rsidRPr="00AA2B97">
        <w:rPr>
          <w:rStyle w:val="TF-COURIER9"/>
        </w:rPr>
        <w:t>Q</w:t>
      </w:r>
      <w:r w:rsidRPr="00AA2B97">
        <w:rPr>
          <w:rStyle w:val="TF-COURIER9"/>
        </w:rPr>
        <w:t>uit</w:t>
      </w:r>
      <w:r w:rsidR="00055F1E">
        <w:t>,</w:t>
      </w:r>
      <w:r>
        <w:t xml:space="preserve"> o usuário fecha o jogo, ao selecionar a segunda opção, </w:t>
      </w:r>
      <w:r w:rsidR="00055F1E" w:rsidRPr="00AA2B97">
        <w:rPr>
          <w:rStyle w:val="TF-COURIER9"/>
        </w:rPr>
        <w:t>Regras</w:t>
      </w:r>
      <w:r w:rsidR="00055F1E">
        <w:t xml:space="preserve">, </w:t>
      </w:r>
      <w:r>
        <w:t>o usuário tem</w:t>
      </w:r>
      <w:r w:rsidR="00055F1E">
        <w:t xml:space="preserve"> uma lista com todas regras do jogo, conforme disposto na </w:t>
      </w:r>
      <w:r w:rsidR="00874D52">
        <w:fldChar w:fldCharType="begin"/>
      </w:r>
      <w:r w:rsidR="00874D52">
        <w:instrText xml:space="preserve"> REF _Ref183381060 \h </w:instrText>
      </w:r>
      <w:r w:rsidR="00874D52">
        <w:fldChar w:fldCharType="separate"/>
      </w:r>
      <w:r w:rsidR="00874D52" w:rsidRPr="00801EEE">
        <w:t xml:space="preserve">Figura </w:t>
      </w:r>
      <w:r w:rsidR="00874D52">
        <w:rPr>
          <w:noProof/>
        </w:rPr>
        <w:t>4</w:t>
      </w:r>
      <w:r w:rsidR="00874D52">
        <w:fldChar w:fldCharType="end"/>
      </w:r>
      <w:r w:rsidR="00055F1E" w:rsidRPr="00874D52">
        <w:t>.</w:t>
      </w:r>
    </w:p>
    <w:p w14:paraId="31D22B5D" w14:textId="610E13DC" w:rsidR="00055F1E" w:rsidRDefault="00055F1E" w:rsidP="00055F1E">
      <w:pPr>
        <w:pStyle w:val="TF-FIGURA"/>
      </w:pPr>
      <w:bookmarkStart w:id="263" w:name="_Ref183381060"/>
      <w:r w:rsidRPr="00801EEE">
        <w:t xml:space="preserve">Figura </w:t>
      </w:r>
      <w:fldSimple w:instr=" SEQ Figura \* ARABIC ">
        <w:r>
          <w:rPr>
            <w:noProof/>
          </w:rPr>
          <w:t>4</w:t>
        </w:r>
      </w:fldSimple>
      <w:bookmarkEnd w:id="263"/>
      <w:r w:rsidRPr="00801EEE">
        <w:t xml:space="preserve"> – </w:t>
      </w:r>
      <w:r>
        <w:t>Tela de regras</w:t>
      </w:r>
    </w:p>
    <w:p w14:paraId="66D665A0" w14:textId="5EB19FC0" w:rsidR="00055F1E" w:rsidRDefault="00AA2B97" w:rsidP="00AA2B97">
      <w:pPr>
        <w:pStyle w:val="TF-FIGURA"/>
      </w:pPr>
      <w:r>
        <w:rPr>
          <w:noProof/>
        </w:rPr>
        <w:drawing>
          <wp:inline distT="0" distB="0" distL="0" distR="0" wp14:anchorId="5F4A71CC" wp14:editId="47CFC6C6">
            <wp:extent cx="1628710" cy="3619500"/>
            <wp:effectExtent l="0" t="0" r="0" b="0"/>
            <wp:docPr id="733175789"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75789" name="Imagem 1" descr="Texto&#10;&#10;Descrição gerad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35897" cy="3635471"/>
                    </a:xfrm>
                    <a:prstGeom prst="rect">
                      <a:avLst/>
                    </a:prstGeom>
                  </pic:spPr>
                </pic:pic>
              </a:graphicData>
            </a:graphic>
          </wp:inline>
        </w:drawing>
      </w:r>
    </w:p>
    <w:p w14:paraId="4A0598F8" w14:textId="77777777" w:rsidR="00055F1E" w:rsidRPr="0013637B" w:rsidRDefault="00055F1E" w:rsidP="00055F1E">
      <w:pPr>
        <w:pStyle w:val="TF-FONTE"/>
      </w:pPr>
      <w:r>
        <w:t>Fonte: elaborado pelo autor.</w:t>
      </w:r>
    </w:p>
    <w:p w14:paraId="134F765B" w14:textId="5D4B5E61" w:rsidR="00055F1E" w:rsidRDefault="00055F1E" w:rsidP="00055F1E">
      <w:pPr>
        <w:pStyle w:val="TF-TEXTO"/>
      </w:pPr>
      <w:r>
        <w:lastRenderedPageBreak/>
        <w:t xml:space="preserve">Já a primeira opção, </w:t>
      </w:r>
      <w:r w:rsidRPr="00AA2B97">
        <w:rPr>
          <w:rStyle w:val="TF-COURIER9"/>
        </w:rPr>
        <w:t>Play</w:t>
      </w:r>
      <w:r w:rsidR="00232A2A" w:rsidRPr="00232A2A">
        <w:t>,</w:t>
      </w:r>
      <w:r>
        <w:t xml:space="preserve"> leva para outra tela, onde o usuário pode escolher entre os dois modos de jogo disponíveis,</w:t>
      </w:r>
      <w:r w:rsidR="00AA2B97">
        <w:t xml:space="preserve"> </w:t>
      </w:r>
      <w:r w:rsidR="00AA2B97" w:rsidRPr="00AA2B97">
        <w:rPr>
          <w:rStyle w:val="TF-COURIER9"/>
        </w:rPr>
        <w:t xml:space="preserve">modo livre </w:t>
      </w:r>
      <w:r w:rsidR="00AA2B97">
        <w:t xml:space="preserve">e </w:t>
      </w:r>
      <w:r w:rsidR="00AA2B97" w:rsidRPr="00AA2B97">
        <w:rPr>
          <w:rStyle w:val="TF-COURIER9"/>
        </w:rPr>
        <w:t>modo entrega</w:t>
      </w:r>
      <w:r>
        <w:t xml:space="preserve"> para seleciona</w:t>
      </w:r>
      <w:r w:rsidR="00232A2A">
        <w:t>r</w:t>
      </w:r>
      <w:r>
        <w:t xml:space="preserve"> um dos modos de jogo, basta clicar na opção desejada, conforme demonstrado na </w:t>
      </w:r>
      <w:r w:rsidR="00874D52">
        <w:fldChar w:fldCharType="begin"/>
      </w:r>
      <w:r w:rsidR="00874D52">
        <w:instrText xml:space="preserve"> REF _Ref182854226 \h </w:instrText>
      </w:r>
      <w:r w:rsidR="00874D52">
        <w:fldChar w:fldCharType="separate"/>
      </w:r>
      <w:r w:rsidR="00874D52" w:rsidRPr="00801EEE">
        <w:t xml:space="preserve">Figura </w:t>
      </w:r>
      <w:r w:rsidR="00874D52">
        <w:rPr>
          <w:noProof/>
        </w:rPr>
        <w:t>5</w:t>
      </w:r>
      <w:r w:rsidR="00874D52">
        <w:fldChar w:fldCharType="end"/>
      </w:r>
      <w:r w:rsidR="00AA2B97">
        <w:t xml:space="preserve"> </w:t>
      </w:r>
      <w:r>
        <w:t>.</w:t>
      </w:r>
    </w:p>
    <w:p w14:paraId="664B0C6C" w14:textId="77777777" w:rsidR="005669A6" w:rsidRDefault="005669A6" w:rsidP="005669A6">
      <w:pPr>
        <w:pStyle w:val="TF-FIGURA"/>
      </w:pPr>
      <w:bookmarkStart w:id="264" w:name="_Ref182854226"/>
      <w:r w:rsidRPr="00801EEE">
        <w:t xml:space="preserve">Figura </w:t>
      </w:r>
      <w:fldSimple w:instr=" SEQ Figura \* ARABIC ">
        <w:r>
          <w:rPr>
            <w:noProof/>
          </w:rPr>
          <w:t>5</w:t>
        </w:r>
      </w:fldSimple>
      <w:bookmarkEnd w:id="264"/>
      <w:r w:rsidRPr="00801EEE">
        <w:t xml:space="preserve"> – </w:t>
      </w:r>
      <w:r>
        <w:t>Tela de seleção de modos</w:t>
      </w:r>
    </w:p>
    <w:p w14:paraId="682865F8" w14:textId="77777777" w:rsidR="005669A6" w:rsidRDefault="005669A6" w:rsidP="005669A6">
      <w:pPr>
        <w:pStyle w:val="TF-FIGURA"/>
      </w:pPr>
      <w:r w:rsidRPr="00FC1B14">
        <w:rPr>
          <w:noProof/>
        </w:rPr>
        <w:drawing>
          <wp:inline distT="0" distB="0" distL="0" distR="0" wp14:anchorId="63A4E67A" wp14:editId="46D720D8">
            <wp:extent cx="4859361" cy="2186940"/>
            <wp:effectExtent l="38100" t="38100" r="36830" b="41910"/>
            <wp:docPr id="1874706521" name="Imagem 3"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06521" name="Imagem 3" descr="Interface gráfica do usuário&#10;&#10;Descrição gerada automa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71857" cy="2192564"/>
                    </a:xfrm>
                    <a:prstGeom prst="rect">
                      <a:avLst/>
                    </a:prstGeom>
                    <a:noFill/>
                    <a:ln w="28575" cmpd="dbl">
                      <a:solidFill>
                        <a:schemeClr val="tx1"/>
                      </a:solidFill>
                      <a:extLst>
                        <a:ext uri="{C807C97D-BFC1-408E-A445-0C87EB9F89A2}">
                          <ask:lineSketchStyleProps xmlns:ask="http://schemas.microsoft.com/office/drawing/2018/sketchyshapes" sd="1219033472">
                            <a:custGeom>
                              <a:avLst/>
                              <a:gdLst>
                                <a:gd name="connsiteX0" fmla="*/ 0 w 4871857"/>
                                <a:gd name="connsiteY0" fmla="*/ 0 h 2192564"/>
                                <a:gd name="connsiteX1" fmla="*/ 647261 w 4871857"/>
                                <a:gd name="connsiteY1" fmla="*/ 0 h 2192564"/>
                                <a:gd name="connsiteX2" fmla="*/ 1197085 w 4871857"/>
                                <a:gd name="connsiteY2" fmla="*/ 0 h 2192564"/>
                                <a:gd name="connsiteX3" fmla="*/ 1990502 w 4871857"/>
                                <a:gd name="connsiteY3" fmla="*/ 0 h 2192564"/>
                                <a:gd name="connsiteX4" fmla="*/ 2637763 w 4871857"/>
                                <a:gd name="connsiteY4" fmla="*/ 0 h 2192564"/>
                                <a:gd name="connsiteX5" fmla="*/ 3285024 w 4871857"/>
                                <a:gd name="connsiteY5" fmla="*/ 0 h 2192564"/>
                                <a:gd name="connsiteX6" fmla="*/ 4078440 w 4871857"/>
                                <a:gd name="connsiteY6" fmla="*/ 0 h 2192564"/>
                                <a:gd name="connsiteX7" fmla="*/ 4871857 w 4871857"/>
                                <a:gd name="connsiteY7" fmla="*/ 0 h 2192564"/>
                                <a:gd name="connsiteX8" fmla="*/ 4871857 w 4871857"/>
                                <a:gd name="connsiteY8" fmla="*/ 591992 h 2192564"/>
                                <a:gd name="connsiteX9" fmla="*/ 4871857 w 4871857"/>
                                <a:gd name="connsiteY9" fmla="*/ 1096282 h 2192564"/>
                                <a:gd name="connsiteX10" fmla="*/ 4871857 w 4871857"/>
                                <a:gd name="connsiteY10" fmla="*/ 1600572 h 2192564"/>
                                <a:gd name="connsiteX11" fmla="*/ 4871857 w 4871857"/>
                                <a:gd name="connsiteY11" fmla="*/ 2192564 h 2192564"/>
                                <a:gd name="connsiteX12" fmla="*/ 4127159 w 4871857"/>
                                <a:gd name="connsiteY12" fmla="*/ 2192564 h 2192564"/>
                                <a:gd name="connsiteX13" fmla="*/ 3333742 w 4871857"/>
                                <a:gd name="connsiteY13" fmla="*/ 2192564 h 2192564"/>
                                <a:gd name="connsiteX14" fmla="*/ 2540325 w 4871857"/>
                                <a:gd name="connsiteY14" fmla="*/ 2192564 h 2192564"/>
                                <a:gd name="connsiteX15" fmla="*/ 1941783 w 4871857"/>
                                <a:gd name="connsiteY15" fmla="*/ 2192564 h 2192564"/>
                                <a:gd name="connsiteX16" fmla="*/ 1245803 w 4871857"/>
                                <a:gd name="connsiteY16" fmla="*/ 2192564 h 2192564"/>
                                <a:gd name="connsiteX17" fmla="*/ 0 w 4871857"/>
                                <a:gd name="connsiteY17" fmla="*/ 2192564 h 2192564"/>
                                <a:gd name="connsiteX18" fmla="*/ 0 w 4871857"/>
                                <a:gd name="connsiteY18" fmla="*/ 1644423 h 2192564"/>
                                <a:gd name="connsiteX19" fmla="*/ 0 w 4871857"/>
                                <a:gd name="connsiteY19" fmla="*/ 1140133 h 2192564"/>
                                <a:gd name="connsiteX20" fmla="*/ 0 w 4871857"/>
                                <a:gd name="connsiteY20" fmla="*/ 635844 h 2192564"/>
                                <a:gd name="connsiteX21" fmla="*/ 0 w 4871857"/>
                                <a:gd name="connsiteY21" fmla="*/ 0 h 2192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4871857" h="2192564" extrusionOk="0">
                                  <a:moveTo>
                                    <a:pt x="0" y="0"/>
                                  </a:moveTo>
                                  <a:cubicBezTo>
                                    <a:pt x="276095" y="-25109"/>
                                    <a:pt x="379356" y="-3628"/>
                                    <a:pt x="647261" y="0"/>
                                  </a:cubicBezTo>
                                  <a:cubicBezTo>
                                    <a:pt x="915166" y="3628"/>
                                    <a:pt x="965895" y="-2212"/>
                                    <a:pt x="1197085" y="0"/>
                                  </a:cubicBezTo>
                                  <a:cubicBezTo>
                                    <a:pt x="1428275" y="2212"/>
                                    <a:pt x="1801371" y="-31251"/>
                                    <a:pt x="1990502" y="0"/>
                                  </a:cubicBezTo>
                                  <a:cubicBezTo>
                                    <a:pt x="2179633" y="31251"/>
                                    <a:pt x="2429569" y="-22357"/>
                                    <a:pt x="2637763" y="0"/>
                                  </a:cubicBezTo>
                                  <a:cubicBezTo>
                                    <a:pt x="2845957" y="22357"/>
                                    <a:pt x="3149975" y="-25535"/>
                                    <a:pt x="3285024" y="0"/>
                                  </a:cubicBezTo>
                                  <a:cubicBezTo>
                                    <a:pt x="3420073" y="25535"/>
                                    <a:pt x="3820968" y="-30837"/>
                                    <a:pt x="4078440" y="0"/>
                                  </a:cubicBezTo>
                                  <a:cubicBezTo>
                                    <a:pt x="4335912" y="30837"/>
                                    <a:pt x="4655266" y="-7610"/>
                                    <a:pt x="4871857" y="0"/>
                                  </a:cubicBezTo>
                                  <a:cubicBezTo>
                                    <a:pt x="4859522" y="197910"/>
                                    <a:pt x="4880534" y="303464"/>
                                    <a:pt x="4871857" y="591992"/>
                                  </a:cubicBezTo>
                                  <a:cubicBezTo>
                                    <a:pt x="4863180" y="880520"/>
                                    <a:pt x="4852646" y="854948"/>
                                    <a:pt x="4871857" y="1096282"/>
                                  </a:cubicBezTo>
                                  <a:cubicBezTo>
                                    <a:pt x="4891069" y="1337616"/>
                                    <a:pt x="4878239" y="1406302"/>
                                    <a:pt x="4871857" y="1600572"/>
                                  </a:cubicBezTo>
                                  <a:cubicBezTo>
                                    <a:pt x="4865476" y="1794842"/>
                                    <a:pt x="4871537" y="2044131"/>
                                    <a:pt x="4871857" y="2192564"/>
                                  </a:cubicBezTo>
                                  <a:cubicBezTo>
                                    <a:pt x="4714579" y="2219612"/>
                                    <a:pt x="4313120" y="2159327"/>
                                    <a:pt x="4127159" y="2192564"/>
                                  </a:cubicBezTo>
                                  <a:cubicBezTo>
                                    <a:pt x="3941198" y="2225801"/>
                                    <a:pt x="3533644" y="2155616"/>
                                    <a:pt x="3333742" y="2192564"/>
                                  </a:cubicBezTo>
                                  <a:cubicBezTo>
                                    <a:pt x="3133840" y="2229512"/>
                                    <a:pt x="2787566" y="2197916"/>
                                    <a:pt x="2540325" y="2192564"/>
                                  </a:cubicBezTo>
                                  <a:cubicBezTo>
                                    <a:pt x="2293084" y="2187212"/>
                                    <a:pt x="2207558" y="2165122"/>
                                    <a:pt x="1941783" y="2192564"/>
                                  </a:cubicBezTo>
                                  <a:cubicBezTo>
                                    <a:pt x="1676008" y="2220006"/>
                                    <a:pt x="1452113" y="2224630"/>
                                    <a:pt x="1245803" y="2192564"/>
                                  </a:cubicBezTo>
                                  <a:cubicBezTo>
                                    <a:pt x="1039493" y="2160498"/>
                                    <a:pt x="516648" y="2147478"/>
                                    <a:pt x="0" y="2192564"/>
                                  </a:cubicBezTo>
                                  <a:cubicBezTo>
                                    <a:pt x="10547" y="2077493"/>
                                    <a:pt x="18450" y="1903642"/>
                                    <a:pt x="0" y="1644423"/>
                                  </a:cubicBezTo>
                                  <a:cubicBezTo>
                                    <a:pt x="-18450" y="1385204"/>
                                    <a:pt x="24656" y="1264677"/>
                                    <a:pt x="0" y="1140133"/>
                                  </a:cubicBezTo>
                                  <a:cubicBezTo>
                                    <a:pt x="-24656" y="1015589"/>
                                    <a:pt x="6178" y="802065"/>
                                    <a:pt x="0" y="635844"/>
                                  </a:cubicBezTo>
                                  <a:cubicBezTo>
                                    <a:pt x="-6178" y="469623"/>
                                    <a:pt x="30462" y="166337"/>
                                    <a:pt x="0" y="0"/>
                                  </a:cubicBezTo>
                                  <a:close/>
                                </a:path>
                              </a:pathLst>
                            </a:custGeom>
                            <ask:type>
                              <ask:lineSketchNone/>
                            </ask:type>
                          </ask:lineSketchStyleProps>
                        </a:ext>
                      </a:extLst>
                    </a:ln>
                  </pic:spPr>
                </pic:pic>
              </a:graphicData>
            </a:graphic>
          </wp:inline>
        </w:drawing>
      </w:r>
    </w:p>
    <w:p w14:paraId="16F8EA8E" w14:textId="65406E94" w:rsidR="005669A6" w:rsidRDefault="005669A6" w:rsidP="005669A6">
      <w:pPr>
        <w:pStyle w:val="TF-FIGURA"/>
      </w:pPr>
      <w:r>
        <w:t>Fonte: elaborado pelo autor.</w:t>
      </w:r>
    </w:p>
    <w:p w14:paraId="168AD678" w14:textId="4B7086B6" w:rsidR="00055F1E" w:rsidRDefault="00055F1E" w:rsidP="00055F1E">
      <w:pPr>
        <w:pStyle w:val="TF-TEXTO"/>
      </w:pPr>
      <w:r>
        <w:t xml:space="preserve"> A Concepção inicial do principal modo de jogo o </w:t>
      </w:r>
      <w:r w:rsidR="00874D52" w:rsidRPr="00AA2B97">
        <w:rPr>
          <w:rStyle w:val="TF-COURIER9"/>
        </w:rPr>
        <w:t>m</w:t>
      </w:r>
      <w:r w:rsidRPr="00AA2B97">
        <w:rPr>
          <w:rStyle w:val="TF-COURIER9"/>
        </w:rPr>
        <w:t>odo livre</w:t>
      </w:r>
      <w:r>
        <w:t xml:space="preserve"> partiu de um projeto desenvolvido pelo Buzzi (2018), onde o usuário é um motorista do carro que percorre pela cidade, e conta com três métricas de vida, as quais são: a vida do carro (Verde), </w:t>
      </w:r>
      <w:r w:rsidR="002456E8">
        <w:t xml:space="preserve">a vida da </w:t>
      </w:r>
      <w:r>
        <w:t>gasolina (Azul) e vida da lei (Amarelo). O usuário perde o jogo ao zerar uma das barras de vida, e ganha pontos conforme anda, quanto mais tempo o usuário ficar sem zerar uma das barras, mais pontos ele vai conquistar.</w:t>
      </w:r>
    </w:p>
    <w:p w14:paraId="4311CB20" w14:textId="730528E4" w:rsidR="00FC104D" w:rsidRDefault="00055F1E" w:rsidP="005669A6">
      <w:pPr>
        <w:pStyle w:val="TF-TEXTO"/>
      </w:pPr>
      <w:r>
        <w:t xml:space="preserve">O segundo modo de jogo </w:t>
      </w:r>
      <w:r w:rsidR="00874D52">
        <w:t xml:space="preserve">é o </w:t>
      </w:r>
      <w:r w:rsidR="00874D52" w:rsidRPr="002456E8">
        <w:rPr>
          <w:rStyle w:val="TF-COURIER9"/>
        </w:rPr>
        <w:t>m</w:t>
      </w:r>
      <w:r w:rsidRPr="002456E8">
        <w:rPr>
          <w:rStyle w:val="TF-COURIER9"/>
        </w:rPr>
        <w:t>odo entrega</w:t>
      </w:r>
      <w:r w:rsidR="002456E8">
        <w:rPr>
          <w:rStyle w:val="TF-COURIER9"/>
        </w:rPr>
        <w:t>,</w:t>
      </w:r>
      <w:r w:rsidR="00961CAB">
        <w:rPr>
          <w:rStyle w:val="TF-COURIER9"/>
        </w:rPr>
        <w:t xml:space="preserve"> </w:t>
      </w:r>
      <w:r w:rsidR="00961CAB" w:rsidRPr="00961CAB">
        <w:t>que</w:t>
      </w:r>
      <w:r w:rsidR="00961CAB">
        <w:rPr>
          <w:rStyle w:val="TF-COURIER9"/>
        </w:rPr>
        <w:t xml:space="preserve"> </w:t>
      </w:r>
      <w:r>
        <w:t xml:space="preserve">utiliza a mesma cidade do </w:t>
      </w:r>
      <w:r w:rsidRPr="00961CAB">
        <w:rPr>
          <w:rStyle w:val="TF-COURIER9"/>
        </w:rPr>
        <w:t xml:space="preserve">modo </w:t>
      </w:r>
      <w:r w:rsidR="00961CAB" w:rsidRPr="00961CAB">
        <w:rPr>
          <w:rStyle w:val="TF-COURIER9"/>
        </w:rPr>
        <w:t>livre</w:t>
      </w:r>
      <w:r>
        <w:t xml:space="preserve">, também com as mesmas três métricas de vida, mas a diferença está no objetivo. Para vencer o usuário deve percorrer a cidade, fazendo entregas nas áreas </w:t>
      </w:r>
      <w:r w:rsidR="00961CAB">
        <w:t>demarcadas. Para realizar a entrega o usuário deve para exatamente no quadrado azul, ao ficar totalmente parado o usuário deve tirar o cinto, assim realizando a sua entrega, ao completar cinco entregas o usuário vence</w:t>
      </w:r>
      <w:r>
        <w:t xml:space="preserve">. </w:t>
      </w:r>
    </w:p>
    <w:p w14:paraId="341123D4" w14:textId="36E2E5C4" w:rsidR="00961CAB" w:rsidRDefault="00961CAB" w:rsidP="00961CAB">
      <w:pPr>
        <w:pStyle w:val="TF-FIGURA"/>
      </w:pPr>
      <w:r w:rsidRPr="00801EEE">
        <w:t xml:space="preserve">Figura </w:t>
      </w:r>
      <w:fldSimple w:instr=" SEQ Figura \* ARABIC ">
        <w:r>
          <w:rPr>
            <w:noProof/>
          </w:rPr>
          <w:t>5</w:t>
        </w:r>
      </w:fldSimple>
      <w:r w:rsidRPr="00801EEE">
        <w:t xml:space="preserve"> – </w:t>
      </w:r>
      <w:r w:rsidR="00047012">
        <w:t>Aviso</w:t>
      </w:r>
      <w:r>
        <w:t xml:space="preserve"> de vitória e derrota</w:t>
      </w:r>
    </w:p>
    <w:p w14:paraId="0D4891E1" w14:textId="055A2264" w:rsidR="00961CAB" w:rsidRDefault="00047012" w:rsidP="00047012">
      <w:pPr>
        <w:pStyle w:val="TF-TEXTO"/>
        <w:jc w:val="center"/>
      </w:pPr>
      <w:r>
        <w:rPr>
          <w:noProof/>
        </w:rPr>
        <w:drawing>
          <wp:inline distT="0" distB="0" distL="0" distR="0" wp14:anchorId="6DE6060E" wp14:editId="2A6C9BA5">
            <wp:extent cx="3368332" cy="3261643"/>
            <wp:effectExtent l="38100" t="38100" r="41910" b="34290"/>
            <wp:docPr id="2132924001" name="Imagem 2"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24001" name="Imagem 2" descr="Uma imagem contendo Interface gráfica do usuário&#10;&#10;Descrição gerad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3368332" cy="3261643"/>
                    </a:xfrm>
                    <a:prstGeom prst="rect">
                      <a:avLst/>
                    </a:prstGeom>
                    <a:ln w="22225">
                      <a:solidFill>
                        <a:schemeClr val="tx1"/>
                      </a:solidFill>
                    </a:ln>
                  </pic:spPr>
                </pic:pic>
              </a:graphicData>
            </a:graphic>
          </wp:inline>
        </w:drawing>
      </w:r>
    </w:p>
    <w:p w14:paraId="58B46C55" w14:textId="77777777" w:rsidR="00961CAB" w:rsidRDefault="00961CAB" w:rsidP="00961CAB">
      <w:pPr>
        <w:pStyle w:val="TF-FIGURA"/>
      </w:pPr>
      <w:r>
        <w:t>Fonte: elaborado pelo autor.</w:t>
      </w:r>
    </w:p>
    <w:p w14:paraId="3CE5D8A1" w14:textId="77777777" w:rsidR="00961CAB" w:rsidRDefault="00961CAB" w:rsidP="00961CAB">
      <w:pPr>
        <w:pStyle w:val="TF-TEXTO"/>
        <w:jc w:val="center"/>
      </w:pPr>
    </w:p>
    <w:p w14:paraId="6E2A70CA" w14:textId="13570E33" w:rsidR="0040349A" w:rsidRDefault="002646AE" w:rsidP="002646AE">
      <w:pPr>
        <w:pStyle w:val="Ttulo2"/>
      </w:pPr>
      <w:r>
        <w:lastRenderedPageBreak/>
        <w:t>implementação</w:t>
      </w:r>
    </w:p>
    <w:p w14:paraId="68BF8EA4" w14:textId="17D00BF6" w:rsidR="00344137" w:rsidRDefault="00E004C7" w:rsidP="00FB4715">
      <w:pPr>
        <w:pStyle w:val="TF-TEXTO"/>
      </w:pPr>
      <w:r w:rsidRPr="00E004C7">
        <w:t>O jogo foi desenvolvido utilizando o motor de jogos unity, mais especificamente a versão 2022.3.13f1. Também foi utilizado o ambiente de desenvolvimento Microsoft Visual Studio Community 2022 17.11.4, o qual é disponibilizado gratuitamente pela Microsoft. Para usar a realidade aumentada, foi empregado o plug-in Vuforia Engine 10.27 no Unity, que oferece suporte avançado para criação de experiências de RA imersivas</w:t>
      </w:r>
      <w:r w:rsidR="00C21895">
        <w:t>.</w:t>
      </w:r>
      <w:r w:rsidR="0040349A" w:rsidRPr="0040349A">
        <w:t xml:space="preserve"> </w:t>
      </w:r>
    </w:p>
    <w:p w14:paraId="53243C1C" w14:textId="77777777" w:rsidR="00F255FC" w:rsidRDefault="00F255FC" w:rsidP="00C211BE">
      <w:pPr>
        <w:pStyle w:val="Ttulo1"/>
      </w:pPr>
      <w:bookmarkStart w:id="265" w:name="_Toc511928438"/>
      <w:bookmarkStart w:id="266" w:name="_Toc54164920"/>
      <w:bookmarkStart w:id="267" w:name="_Toc54165674"/>
      <w:bookmarkStart w:id="268" w:name="_Toc54169332"/>
      <w:bookmarkStart w:id="269" w:name="_Toc96347438"/>
      <w:bookmarkStart w:id="270" w:name="_Toc96357722"/>
      <w:bookmarkStart w:id="271" w:name="_Toc96491865"/>
      <w:r>
        <w:t>RESULTADOS</w:t>
      </w:r>
      <w:bookmarkEnd w:id="265"/>
      <w:r>
        <w:t xml:space="preserve"> </w:t>
      </w:r>
      <w:bookmarkEnd w:id="266"/>
      <w:bookmarkEnd w:id="267"/>
      <w:bookmarkEnd w:id="268"/>
      <w:bookmarkEnd w:id="269"/>
      <w:bookmarkEnd w:id="270"/>
      <w:bookmarkEnd w:id="271"/>
    </w:p>
    <w:p w14:paraId="3022DADC" w14:textId="7A2A0F4B" w:rsidR="00F255FC" w:rsidRDefault="00C21895" w:rsidP="001B2F1E">
      <w:pPr>
        <w:pStyle w:val="TF-TEXTO"/>
      </w:pPr>
      <w:r>
        <w:t xml:space="preserve">De modo a ampliar o seu caráter científico, todos os TCCs devem apresentar e discutir resultados </w:t>
      </w:r>
      <w:r w:rsidRPr="00C21895">
        <w:rPr>
          <w:u w:val="single"/>
        </w:rPr>
        <w:t>não limitados à comparação com os trabalhos correlatos</w:t>
      </w:r>
      <w:r>
        <w:t xml:space="preserve">. Devem ser apresentados </w:t>
      </w:r>
      <w:r w:rsidR="00C45104">
        <w:t xml:space="preserve">os </w:t>
      </w:r>
      <w:r w:rsidR="006E61CB">
        <w:t xml:space="preserve">casos de testes do software, destacando objetivo do teste, </w:t>
      </w:r>
      <w:r w:rsidR="00C45104">
        <w:t>como foi realizada a coleta de dados e a apresentação dos resultados obtidos</w:t>
      </w:r>
      <w:r w:rsidR="006E61CB">
        <w:t xml:space="preserve">, </w:t>
      </w:r>
      <w:r w:rsidR="00F255FC">
        <w:t xml:space="preserve">preferencialmente em forma de gráficos ou tabelas, fazendo comentários sobre </w:t>
      </w:r>
      <w:r w:rsidR="00E476A7">
        <w:t>eles</w:t>
      </w:r>
      <w:r w:rsidR="00F255FC">
        <w:t>.</w:t>
      </w:r>
      <w:r w:rsidR="001D0061">
        <w:t xml:space="preserve"> </w:t>
      </w:r>
      <w:r>
        <w:t xml:space="preserve">Também é sugerida a comparação com </w:t>
      </w:r>
      <w:r w:rsidR="001D0061">
        <w:t>os trabalhos correlatos apresentados na fundamentação teórica.</w:t>
      </w:r>
      <w:r w:rsidR="00FC0322">
        <w:t xml:space="preserve"> </w:t>
      </w:r>
    </w:p>
    <w:p w14:paraId="4432F7D9" w14:textId="3FCC2852" w:rsidR="00F255FC" w:rsidRDefault="00F255FC" w:rsidP="00C211BE">
      <w:pPr>
        <w:pStyle w:val="Ttulo1"/>
      </w:pPr>
      <w:bookmarkStart w:id="272" w:name="_Toc54164921"/>
      <w:bookmarkStart w:id="273" w:name="_Toc54165675"/>
      <w:bookmarkStart w:id="274" w:name="_Toc54169333"/>
      <w:bookmarkStart w:id="275" w:name="_Toc96347439"/>
      <w:bookmarkStart w:id="276" w:name="_Toc96357723"/>
      <w:bookmarkStart w:id="277" w:name="_Toc96491866"/>
      <w:bookmarkStart w:id="278" w:name="_Toc511928439"/>
      <w:r>
        <w:t>CONCLUSÕES</w:t>
      </w:r>
      <w:bookmarkEnd w:id="272"/>
      <w:bookmarkEnd w:id="273"/>
      <w:bookmarkEnd w:id="274"/>
      <w:bookmarkEnd w:id="275"/>
      <w:bookmarkEnd w:id="276"/>
      <w:bookmarkEnd w:id="277"/>
      <w:bookmarkEnd w:id="278"/>
    </w:p>
    <w:p w14:paraId="725B1612" w14:textId="77777777" w:rsidR="00F255FC" w:rsidRDefault="00F255FC" w:rsidP="001B2F1E">
      <w:pPr>
        <w:pStyle w:val="TF-TEXTO"/>
      </w:pPr>
      <w:r>
        <w:t xml:space="preserve">As conclusões devem refletir os principais resultados alcançados, realizando uma avaliação em relação aos objetivos previamente formulados. Deve-se deixar claro se os objetivos foram atendidos, se as ferramentas utilizadas foram adequadas e quais as principais contribuições do trabalho </w:t>
      </w:r>
      <w:r w:rsidR="005862B6">
        <w:t xml:space="preserve">sociais ou práticas </w:t>
      </w:r>
      <w:r>
        <w:t xml:space="preserve">para o seu grupo de usuários </w:t>
      </w:r>
      <w:r w:rsidR="005862B6">
        <w:t xml:space="preserve">bem como </w:t>
      </w:r>
      <w:r>
        <w:t>para o desenvolvimento científico</w:t>
      </w:r>
      <w:r w:rsidR="005862B6">
        <w:t xml:space="preserve"> e ou </w:t>
      </w:r>
      <w:r>
        <w:t>tecnológico</w:t>
      </w:r>
      <w:r w:rsidR="005862B6">
        <w:t xml:space="preserve"> da área</w:t>
      </w:r>
      <w:r>
        <w:t>.</w:t>
      </w:r>
    </w:p>
    <w:p w14:paraId="2B6AB35E" w14:textId="77777777" w:rsidR="00F255FC" w:rsidRDefault="00F255FC" w:rsidP="001B2F1E">
      <w:pPr>
        <w:pStyle w:val="TF-TEXTO"/>
      </w:pPr>
      <w:r>
        <w:t xml:space="preserve">Deve-se incluir </w:t>
      </w:r>
      <w:r w:rsidR="005862B6">
        <w:t xml:space="preserve">também as </w:t>
      </w:r>
      <w:r>
        <w:t>limitações</w:t>
      </w:r>
      <w:r w:rsidR="005862B6">
        <w:t xml:space="preserve"> e as possíveis extensões do TCC</w:t>
      </w:r>
      <w:r>
        <w:t>.</w:t>
      </w:r>
    </w:p>
    <w:p w14:paraId="376FD652" w14:textId="77777777" w:rsidR="00F255FC" w:rsidRDefault="00F255FC">
      <w:pPr>
        <w:pStyle w:val="TF-REFERNCIASTTULO"/>
      </w:pPr>
      <w:bookmarkStart w:id="279" w:name="_Toc419598588"/>
      <w:bookmarkStart w:id="280" w:name="_Toc420721330"/>
      <w:bookmarkStart w:id="281" w:name="_Toc420721484"/>
      <w:bookmarkStart w:id="282" w:name="_Toc420721575"/>
      <w:bookmarkStart w:id="283" w:name="_Toc420721781"/>
      <w:bookmarkStart w:id="284" w:name="_Toc420723222"/>
      <w:bookmarkStart w:id="285" w:name="_Toc482682385"/>
      <w:bookmarkStart w:id="286" w:name="_Toc54169335"/>
      <w:bookmarkStart w:id="287" w:name="_Toc96491868"/>
      <w:bookmarkStart w:id="288" w:name="_Toc511928441"/>
      <w:r>
        <w:t>Referências</w:t>
      </w:r>
      <w:bookmarkEnd w:id="279"/>
      <w:bookmarkEnd w:id="280"/>
      <w:bookmarkEnd w:id="281"/>
      <w:bookmarkEnd w:id="282"/>
      <w:bookmarkEnd w:id="283"/>
      <w:bookmarkEnd w:id="284"/>
      <w:bookmarkEnd w:id="285"/>
      <w:bookmarkEnd w:id="286"/>
      <w:bookmarkEnd w:id="287"/>
      <w:bookmarkEnd w:id="288"/>
    </w:p>
    <w:p w14:paraId="1FD8221B" w14:textId="45689956" w:rsidR="00BF48B9" w:rsidRDefault="009C5A7D" w:rsidP="009C5A7D">
      <w:pPr>
        <w:pStyle w:val="TF-refernciasITEM0"/>
      </w:pPr>
      <w:r>
        <w:t xml:space="preserve">ALVES, </w:t>
      </w:r>
      <w:r w:rsidRPr="00CA59DB">
        <w:t>Patrícia Raquel de Jesus Araújo</w:t>
      </w:r>
      <w:r>
        <w:t xml:space="preserve">. </w:t>
      </w:r>
      <w:r w:rsidRPr="00AB0292">
        <w:rPr>
          <w:b/>
          <w:bCs/>
        </w:rPr>
        <w:t>Validação de simuladores de condução low-cost baseados em jogos sérios usando Heads-Up Display: estudo de caso com simulação de dispositivos in-glass</w:t>
      </w:r>
      <w:r>
        <w:t>. REPOSITÓRIO ABERTO, 2014. Disponível em:</w:t>
      </w:r>
      <w:r w:rsidRPr="00CA59DB">
        <w:t xml:space="preserve"> https://repositorio-aberto.up.pt/handle/10216/75196</w:t>
      </w:r>
      <w:r>
        <w:t xml:space="preserve">. Acesso em: </w:t>
      </w:r>
      <w:r w:rsidR="00BF48B9">
        <w:t>28 nov. 2024.</w:t>
      </w:r>
    </w:p>
    <w:p w14:paraId="335B7ECB" w14:textId="27D000F0" w:rsidR="00BF48B9" w:rsidRPr="00BF48B9" w:rsidRDefault="00BF48B9" w:rsidP="009C5A7D">
      <w:pPr>
        <w:pStyle w:val="TF-refernciasITEM0"/>
      </w:pPr>
      <w:r>
        <w:t>A</w:t>
      </w:r>
      <w:r w:rsidRPr="00BF48B9">
        <w:t>ssessoria especial de comunicação do ministério da infraestrutura</w:t>
      </w:r>
      <w:r>
        <w:t xml:space="preserve">. </w:t>
      </w:r>
      <w:r w:rsidRPr="00BF48B9">
        <w:rPr>
          <w:b/>
          <w:bCs/>
        </w:rPr>
        <w:t>Educação é fundamental para a preservar vidas e ajuda no aumento da produtividade</w:t>
      </w:r>
      <w:r>
        <w:rPr>
          <w:b/>
          <w:bCs/>
        </w:rPr>
        <w:t xml:space="preserve">. </w:t>
      </w:r>
      <w:r>
        <w:t xml:space="preserve">GOV, 2021. Disponível em: </w:t>
      </w:r>
      <w:r w:rsidRPr="00BF48B9">
        <w:t>https://www.gov.br/transportes/pt-br/assuntos/noticias/2021/11/educacao-e-fundamental-para-a-preservar-vidas-e-ajuda-no-aumento-da-produtividade</w:t>
      </w:r>
      <w:r>
        <w:t>. Acesso em: 28 nov. 2024.</w:t>
      </w:r>
    </w:p>
    <w:p w14:paraId="7400C509" w14:textId="1AC378C0" w:rsidR="009C5A7D" w:rsidRDefault="009C5A7D" w:rsidP="009C5A7D">
      <w:pPr>
        <w:pStyle w:val="TF-refernciasITEM0"/>
      </w:pPr>
      <w:r>
        <w:t xml:space="preserve">BUZZI, </w:t>
      </w:r>
      <w:r w:rsidRPr="00CA59DB">
        <w:t>Thiago Alberto</w:t>
      </w:r>
      <w:r>
        <w:t xml:space="preserve">. </w:t>
      </w:r>
      <w:r w:rsidRPr="00CA59DB">
        <w:rPr>
          <w:b/>
          <w:bCs/>
        </w:rPr>
        <w:t>TransitAR: conscientização sobre trânsito usando realidade aumentada.</w:t>
      </w:r>
      <w:r>
        <w:t xml:space="preserve"> FURB, 2018. Disponível em: </w:t>
      </w:r>
      <w:r w:rsidRPr="00CA59DB">
        <w:t>https://www.furb.br/dsc/tcc/index.php?cd=6&amp;tcc=1955</w:t>
      </w:r>
      <w:r>
        <w:t xml:space="preserve">. Acesso em: </w:t>
      </w:r>
      <w:r w:rsidR="00EB6067">
        <w:t>28 nov. 2024.</w:t>
      </w:r>
    </w:p>
    <w:p w14:paraId="5D3AC395" w14:textId="667586D6" w:rsidR="00A80C89" w:rsidRPr="00A80C89" w:rsidRDefault="00A80C89" w:rsidP="009C5A7D">
      <w:pPr>
        <w:pStyle w:val="TF-refernciasITEM0"/>
      </w:pPr>
      <w:r w:rsidRPr="00A80C89">
        <w:t>Calisto, Andre</w:t>
      </w:r>
      <w:r>
        <w:t xml:space="preserve"> </w:t>
      </w:r>
      <w:r w:rsidRPr="009577E7">
        <w:rPr>
          <w:i/>
          <w:iCs/>
          <w:rPrChange w:id="289" w:author="Dalton Solano dos Reis" w:date="2024-12-04T11:22:00Z" w16du:dateUtc="2024-12-04T14:22:00Z">
            <w:rPr>
              <w:i/>
              <w:iCs/>
              <w:lang w:val="en-US"/>
            </w:rPr>
          </w:rPrChange>
        </w:rPr>
        <w:t xml:space="preserve">et al. </w:t>
      </w:r>
      <w:r w:rsidRPr="009577E7">
        <w:rPr>
          <w:b/>
          <w:bCs/>
          <w:rPrChange w:id="290" w:author="Dalton Solano dos Reis" w:date="2024-12-04T11:22:00Z" w16du:dateUtc="2024-12-04T14:22:00Z">
            <w:rPr>
              <w:b/>
              <w:bCs/>
              <w:lang w:val="en-US"/>
            </w:rPr>
          </w:rPrChange>
        </w:rPr>
        <w:t>Uma Análise Comparativa entre Jogos Educativos Visando a Criação de um Jogo para Educação Ambiental.</w:t>
      </w:r>
      <w:r w:rsidRPr="009577E7">
        <w:rPr>
          <w:rPrChange w:id="291" w:author="Dalton Solano dos Reis" w:date="2024-12-04T11:22:00Z" w16du:dateUtc="2024-12-04T14:22:00Z">
            <w:rPr>
              <w:lang w:val="en-US"/>
            </w:rPr>
          </w:rPrChange>
        </w:rPr>
        <w:t xml:space="preserve"> Milanesa</w:t>
      </w:r>
      <w:r w:rsidR="007C08DE" w:rsidRPr="009577E7">
        <w:rPr>
          <w:rPrChange w:id="292" w:author="Dalton Solano dos Reis" w:date="2024-12-04T11:22:00Z" w16du:dateUtc="2024-12-04T14:22:00Z">
            <w:rPr>
              <w:lang w:val="en-US"/>
            </w:rPr>
          </w:rPrChange>
        </w:rPr>
        <w:t xml:space="preserve">, 2010. </w:t>
      </w:r>
      <w:r w:rsidR="007C08DE">
        <w:t xml:space="preserve">Disponível em: </w:t>
      </w:r>
      <w:r w:rsidR="007C08DE" w:rsidRPr="007C08DE">
        <w:t>http://milanesa.ime.usp.br/rbie/index.php/sbie/article/view/1439/1204</w:t>
      </w:r>
      <w:r w:rsidR="007C08DE">
        <w:t>. Acesso em: 28 nov. 2024.</w:t>
      </w:r>
    </w:p>
    <w:p w14:paraId="3EA7AC36" w14:textId="1228C7B9" w:rsidR="002E3EBC" w:rsidRDefault="002E3EBC" w:rsidP="009C5A7D">
      <w:pPr>
        <w:pStyle w:val="TF-refernciasITEM0"/>
      </w:pPr>
      <w:r w:rsidRPr="002E3EBC">
        <w:t>Candido, Thais Caroline Rodrigues</w:t>
      </w:r>
      <w:r>
        <w:t xml:space="preserve">. </w:t>
      </w:r>
      <w:r w:rsidRPr="002E3EBC">
        <w:rPr>
          <w:b/>
          <w:bCs/>
        </w:rPr>
        <w:t>A IMPORTÂNCIA DE JOGOS E BRINCADEIRAS NA EDUCAÇÃO INFANTIL</w:t>
      </w:r>
      <w:r>
        <w:rPr>
          <w:b/>
          <w:bCs/>
        </w:rPr>
        <w:t xml:space="preserve">. </w:t>
      </w:r>
      <w:r w:rsidR="00EB6067">
        <w:t xml:space="preserve">Prefeitura de Maceió, 2021. Disponível em: </w:t>
      </w:r>
      <w:r w:rsidR="00EB6067" w:rsidRPr="00EB6067">
        <w:t>https://maceio.al.gov.br/uploads/documentos/1-A-IMPORTANCIA-DOS-JOGOS-E-BRINCADEIRAS-NA-EDUCACAO-INFANTIL-1.pdf</w:t>
      </w:r>
      <w:r w:rsidR="00EB6067">
        <w:t xml:space="preserve">. Acesso em: 28 nov. 2024. </w:t>
      </w:r>
    </w:p>
    <w:p w14:paraId="3766CC46" w14:textId="7947DC76" w:rsidR="00EB6067" w:rsidRPr="00EB6067" w:rsidRDefault="00EB6067" w:rsidP="009C5A7D">
      <w:pPr>
        <w:pStyle w:val="TF-refernciasITEM0"/>
      </w:pPr>
      <w:r w:rsidRPr="00EB6067">
        <w:t>Cable News Network</w:t>
      </w:r>
      <w:r>
        <w:t xml:space="preserve"> (CNN).</w:t>
      </w:r>
      <w:r w:rsidRPr="00EB6067">
        <w:rPr>
          <w:b/>
          <w:bCs/>
        </w:rPr>
        <w:t xml:space="preserve"> O que é Realidade Aumentada, como funciona e exemplos de aplicativos.</w:t>
      </w:r>
      <w:r>
        <w:t xml:space="preserve"> CNN, 2023. Disponível em: </w:t>
      </w:r>
      <w:r w:rsidRPr="00EB6067">
        <w:t>https://www.cnnbrasil.com.br/tecnologia/realidade-aumentada/</w:t>
      </w:r>
      <w:r>
        <w:t xml:space="preserve">. Acesso em: 28 nov. 2024. </w:t>
      </w:r>
    </w:p>
    <w:p w14:paraId="6093132C" w14:textId="657F81FD" w:rsidR="0003398F" w:rsidRDefault="00DF496A" w:rsidP="00DF496A">
      <w:pPr>
        <w:pStyle w:val="TF-refernciasITEM0"/>
      </w:pPr>
      <w:r>
        <w:t xml:space="preserve">Confederação Nacional de Municípios (CNM). </w:t>
      </w:r>
      <w:r w:rsidRPr="00D90713">
        <w:rPr>
          <w:b/>
          <w:bCs/>
        </w:rPr>
        <w:t>Contran torna obrigatório uso do simulador de direção</w:t>
      </w:r>
      <w:r>
        <w:t xml:space="preserve">. </w:t>
      </w:r>
      <w:r w:rsidRPr="00D90713">
        <w:t>CNM, 2015. Disponível em: https://www.cnm.org.br/comunicacao/noticias/contran-torna-obrigatorio-uso-do-simulador-de-direcao</w:t>
      </w:r>
      <w:r>
        <w:t xml:space="preserve">. Acesso em: </w:t>
      </w:r>
      <w:r w:rsidR="00BF48B9">
        <w:t>28 nov. 2024.</w:t>
      </w:r>
    </w:p>
    <w:p w14:paraId="1D4CD98F" w14:textId="483415F0" w:rsidR="00DF496A" w:rsidRDefault="00DF496A" w:rsidP="00DF496A">
      <w:pPr>
        <w:pStyle w:val="TF-refernciasITEM0"/>
      </w:pPr>
      <w:r w:rsidRPr="00ED1D3E">
        <w:t>Departamento Estadual de Trânsito</w:t>
      </w:r>
      <w:r>
        <w:t xml:space="preserve"> (DETRAN). </w:t>
      </w:r>
      <w:r w:rsidRPr="00ED1D3E">
        <w:rPr>
          <w:b/>
          <w:bCs/>
        </w:rPr>
        <w:t>Simulador de direção não é mais obrigatório e CNH fica R$ 377,60 mais barata no RS</w:t>
      </w:r>
      <w:r>
        <w:rPr>
          <w:b/>
          <w:bCs/>
        </w:rPr>
        <w:t xml:space="preserve">. </w:t>
      </w:r>
      <w:r w:rsidRPr="00ED1D3E">
        <w:t>DETRANRS, 2022. Disponível em:</w:t>
      </w:r>
      <w:r>
        <w:t xml:space="preserve"> </w:t>
      </w:r>
      <w:r w:rsidRPr="00ED1D3E">
        <w:t>https://www.detran.rs.gov.br/simulador-de-direcao-nao-e-mais-obrigatorio-e-cnh-fica-r-377-60-mais-barata-no-rs</w:t>
      </w:r>
      <w:r>
        <w:t xml:space="preserve">. </w:t>
      </w:r>
      <w:r w:rsidRPr="00ED1D3E">
        <w:t xml:space="preserve"> Acesso em: </w:t>
      </w:r>
      <w:r w:rsidR="00BF48B9">
        <w:t>28 nov. 2024.</w:t>
      </w:r>
    </w:p>
    <w:p w14:paraId="5B09C048" w14:textId="6780B971" w:rsidR="00EF0E0A" w:rsidRPr="00EF0E0A" w:rsidRDefault="00EF0E0A" w:rsidP="00DF496A">
      <w:pPr>
        <w:pStyle w:val="TF-refernciasITEM0"/>
      </w:pPr>
      <w:r>
        <w:t xml:space="preserve">FIBRANTZ, Guilherme. </w:t>
      </w:r>
      <w:r w:rsidRPr="00EF0E0A">
        <w:rPr>
          <w:b/>
          <w:bCs/>
        </w:rPr>
        <w:t>ROTAVR: JOGO DE CONSCIENTIZAÇÃO NO TRÂNSITO UTILIZANDO A REALIDADE VIRTUAL IMERSIVA</w:t>
      </w:r>
      <w:r>
        <w:rPr>
          <w:b/>
          <w:bCs/>
        </w:rPr>
        <w:t>.</w:t>
      </w:r>
      <w:r>
        <w:t xml:space="preserve"> FURB, 2023. Disponível em: . </w:t>
      </w:r>
      <w:r w:rsidRPr="00ED1D3E">
        <w:t xml:space="preserve">Acesso em: </w:t>
      </w:r>
      <w:r>
        <w:t>28 nov. 2024.</w:t>
      </w:r>
    </w:p>
    <w:p w14:paraId="195CF221" w14:textId="0986C490" w:rsidR="00DF496A" w:rsidRDefault="00DF496A" w:rsidP="00DF496A">
      <w:pPr>
        <w:pStyle w:val="TF-refernciasITEM0"/>
      </w:pPr>
      <w:r>
        <w:t xml:space="preserve">GODRI, Yane. </w:t>
      </w:r>
      <w:r w:rsidRPr="0056358B">
        <w:rPr>
          <w:b/>
          <w:bCs/>
        </w:rPr>
        <w:t>Entrevista sobre os simuladores tornado</w:t>
      </w:r>
      <w:r>
        <w:rPr>
          <w:b/>
          <w:bCs/>
        </w:rPr>
        <w:t>s</w:t>
      </w:r>
      <w:r w:rsidRPr="0056358B">
        <w:rPr>
          <w:b/>
          <w:bCs/>
        </w:rPr>
        <w:t xml:space="preserve"> obrigatórios em 2015</w:t>
      </w:r>
      <w:r>
        <w:rPr>
          <w:b/>
          <w:bCs/>
        </w:rPr>
        <w:t xml:space="preserve">. </w:t>
      </w:r>
      <w:r w:rsidRPr="00174418">
        <w:t>Entrevistadores:</w:t>
      </w:r>
      <w:r>
        <w:rPr>
          <w:b/>
          <w:bCs/>
        </w:rPr>
        <w:t xml:space="preserve"> </w:t>
      </w:r>
      <w:r>
        <w:t>Gabriel Ossamu. Timbó. 2023. Entrevista feita através de conversação – não publicada.</w:t>
      </w:r>
    </w:p>
    <w:p w14:paraId="3C8FD97E" w14:textId="472C3CEF" w:rsidR="00A80C89" w:rsidRPr="00A80C89" w:rsidRDefault="00A80C89" w:rsidP="00DF496A">
      <w:pPr>
        <w:pStyle w:val="TF-refernciasITEM0"/>
      </w:pPr>
      <w:r w:rsidRPr="00A80C89">
        <w:t>Gomes</w:t>
      </w:r>
      <w:r>
        <w:t xml:space="preserve">, </w:t>
      </w:r>
      <w:r w:rsidRPr="00A80C89">
        <w:t>Izabela Dayane Silva</w:t>
      </w:r>
      <w:r>
        <w:t xml:space="preserve"> </w:t>
      </w:r>
      <w:r w:rsidRPr="009577E7">
        <w:rPr>
          <w:i/>
          <w:iCs/>
          <w:rPrChange w:id="293" w:author="Dalton Solano dos Reis" w:date="2024-12-04T11:22:00Z" w16du:dateUtc="2024-12-04T14:22:00Z">
            <w:rPr>
              <w:i/>
              <w:iCs/>
              <w:lang w:val="en-US"/>
            </w:rPr>
          </w:rPrChange>
        </w:rPr>
        <w:t xml:space="preserve">et al. </w:t>
      </w:r>
      <w:r w:rsidRPr="009577E7">
        <w:rPr>
          <w:b/>
          <w:bCs/>
          <w:rPrChange w:id="294" w:author="Dalton Solano dos Reis" w:date="2024-12-04T11:22:00Z" w16du:dateUtc="2024-12-04T14:22:00Z">
            <w:rPr>
              <w:b/>
              <w:bCs/>
              <w:lang w:val="en-US"/>
            </w:rPr>
          </w:rPrChange>
        </w:rPr>
        <w:t xml:space="preserve">A IMPORTÂNCIA DA REALIDADE AUMENTADA APLICADA À EDUCAÇÃO. </w:t>
      </w:r>
      <w:r w:rsidRPr="009577E7">
        <w:rPr>
          <w:rPrChange w:id="295" w:author="Dalton Solano dos Reis" w:date="2024-12-04T11:22:00Z" w16du:dateUtc="2024-12-04T14:22:00Z">
            <w:rPr>
              <w:lang w:val="en-US"/>
            </w:rPr>
          </w:rPrChange>
        </w:rPr>
        <w:t xml:space="preserve">Editorarealize, 2017. </w:t>
      </w:r>
      <w:r w:rsidRPr="00ED1D3E">
        <w:t>Disponível em:</w:t>
      </w:r>
      <w:r>
        <w:t xml:space="preserve"> </w:t>
      </w:r>
      <w:r w:rsidRPr="009577E7">
        <w:rPr>
          <w:rPrChange w:id="296" w:author="Dalton Solano dos Reis" w:date="2024-12-04T11:22:00Z" w16du:dateUtc="2024-12-04T14:22:00Z">
            <w:rPr>
              <w:lang w:val="en-US"/>
            </w:rPr>
          </w:rPrChange>
        </w:rPr>
        <w:t>https://www.editorarealize.com.br/editora/anais/conedu/2017/TRABALHO_EV073_MD4_SA19_ID5092_12102017215313.pdf.</w:t>
      </w:r>
      <w:r w:rsidRPr="00A80C89">
        <w:t xml:space="preserve"> </w:t>
      </w:r>
      <w:r w:rsidRPr="00ED1D3E">
        <w:t xml:space="preserve">Acesso em: </w:t>
      </w:r>
      <w:r>
        <w:t>28 nov. 2024.</w:t>
      </w:r>
      <w:r w:rsidRPr="009577E7">
        <w:rPr>
          <w:rPrChange w:id="297" w:author="Dalton Solano dos Reis" w:date="2024-12-04T11:22:00Z" w16du:dateUtc="2024-12-04T14:22:00Z">
            <w:rPr>
              <w:lang w:val="en-US"/>
            </w:rPr>
          </w:rPrChange>
        </w:rPr>
        <w:t xml:space="preserve"> </w:t>
      </w:r>
    </w:p>
    <w:p w14:paraId="6D0FEB88" w14:textId="1E5F8361" w:rsidR="009C5A7D" w:rsidRPr="009577E7" w:rsidRDefault="009C5A7D" w:rsidP="00DF496A">
      <w:pPr>
        <w:pStyle w:val="TF-refernciasITEM0"/>
        <w:rPr>
          <w:rPrChange w:id="298" w:author="Dalton Solano dos Reis" w:date="2024-12-04T11:22:00Z" w16du:dateUtc="2024-12-04T14:22:00Z">
            <w:rPr>
              <w:lang w:val="en-US"/>
            </w:rPr>
          </w:rPrChange>
        </w:rPr>
      </w:pPr>
      <w:r>
        <w:lastRenderedPageBreak/>
        <w:t xml:space="preserve">ICFC. </w:t>
      </w:r>
      <w:r w:rsidRPr="00C61568">
        <w:rPr>
          <w:b/>
          <w:bCs/>
        </w:rPr>
        <w:t>Desafios dos alunos de autoescolas: os 5 maiores medos</w:t>
      </w:r>
      <w:r>
        <w:t xml:space="preserve">. ICFC, 2020. Disponível em: </w:t>
      </w:r>
      <w:r w:rsidRPr="00C61568">
        <w:t>https://icfc.com.br/planejamento-e-administracao/e-desafios-dos-alunos-de-autoescolas-os-5-maiores-medos/</w:t>
      </w:r>
      <w:r>
        <w:t xml:space="preserve">. Acesso em: </w:t>
      </w:r>
      <w:r w:rsidR="00BF48B9">
        <w:t>28 nov. 2024.</w:t>
      </w:r>
    </w:p>
    <w:p w14:paraId="556E7594" w14:textId="2253F824" w:rsidR="0003398F" w:rsidRDefault="0003398F" w:rsidP="0003398F">
      <w:pPr>
        <w:pStyle w:val="TF-refernciasITEM0"/>
      </w:pPr>
      <w:r>
        <w:t>I</w:t>
      </w:r>
      <w:r w:rsidRPr="00317DF0">
        <w:t>nstituto Brasileiro de Geografia e Estatística</w:t>
      </w:r>
      <w:r>
        <w:t xml:space="preserve"> (IBGE). </w:t>
      </w:r>
      <w:r w:rsidRPr="00317DF0">
        <w:rPr>
          <w:b/>
          <w:bCs/>
        </w:rPr>
        <w:t>Frota de veículos</w:t>
      </w:r>
      <w:r>
        <w:t xml:space="preserve">. IBGE, 2022. Disponível em: </w:t>
      </w:r>
      <w:r w:rsidRPr="00317DF0">
        <w:t>https://cidades.ibge.gov.br/brasil/pesquisa/22/28120</w:t>
      </w:r>
      <w:r>
        <w:t xml:space="preserve">. </w:t>
      </w:r>
      <w:r w:rsidR="00A80C89" w:rsidRPr="00ED1D3E">
        <w:t xml:space="preserve">Acesso em: </w:t>
      </w:r>
      <w:r w:rsidR="00A80C89">
        <w:t>28 nov. 2024.</w:t>
      </w:r>
    </w:p>
    <w:p w14:paraId="2A8C6B21" w14:textId="3BAA367B" w:rsidR="007C08DE" w:rsidRDefault="007C08DE" w:rsidP="0003398F">
      <w:pPr>
        <w:pStyle w:val="TF-refernciasITEM0"/>
      </w:pPr>
      <w:r>
        <w:t xml:space="preserve">KIRNER, Claudio. </w:t>
      </w:r>
      <w:r w:rsidRPr="007C08DE">
        <w:rPr>
          <w:b/>
          <w:bCs/>
        </w:rPr>
        <w:t>Aplicações Educacionais em Ambientes Colaborativos com Realidade Aumentada</w:t>
      </w:r>
      <w:r>
        <w:rPr>
          <w:b/>
          <w:bCs/>
        </w:rPr>
        <w:t xml:space="preserve">. </w:t>
      </w:r>
      <w:r w:rsidRPr="007C08DE">
        <w:t>Milanesa</w:t>
      </w:r>
      <w:r>
        <w:t xml:space="preserve">, 2005. </w:t>
      </w:r>
      <w:r w:rsidRPr="00ED1D3E">
        <w:t>Disponível em:</w:t>
      </w:r>
      <w:r w:rsidRPr="007C08DE">
        <w:t xml:space="preserve"> http://milanesa.ime.usp.br/rbie/index.php/sbie/article/view/398/384%20Kirner(2005)</w:t>
      </w:r>
      <w:r>
        <w:t xml:space="preserve">. </w:t>
      </w:r>
      <w:r w:rsidRPr="00ED1D3E">
        <w:t xml:space="preserve">Acesso em: </w:t>
      </w:r>
      <w:r>
        <w:t>28 nov. 2024.</w:t>
      </w:r>
    </w:p>
    <w:p w14:paraId="411BE223" w14:textId="05C97F46" w:rsidR="00A80C89" w:rsidRPr="009577E7" w:rsidRDefault="00A80C89" w:rsidP="0003398F">
      <w:pPr>
        <w:pStyle w:val="TF-refernciasITEM0"/>
        <w:rPr>
          <w:rPrChange w:id="299" w:author="Dalton Solano dos Reis" w:date="2024-12-04T11:22:00Z" w16du:dateUtc="2024-12-04T14:22:00Z">
            <w:rPr>
              <w:lang w:val="en-US"/>
            </w:rPr>
          </w:rPrChange>
        </w:rPr>
      </w:pPr>
      <w:r w:rsidRPr="009577E7">
        <w:rPr>
          <w:rPrChange w:id="300" w:author="Dalton Solano dos Reis" w:date="2024-12-04T11:22:00Z" w16du:dateUtc="2024-12-04T14:22:00Z">
            <w:rPr>
              <w:lang w:val="en-US"/>
            </w:rPr>
          </w:rPrChange>
        </w:rPr>
        <w:t xml:space="preserve">KROHL, Diego Ricardo. </w:t>
      </w:r>
      <w:r w:rsidRPr="009577E7">
        <w:rPr>
          <w:b/>
          <w:bCs/>
          <w:rPrChange w:id="301" w:author="Dalton Solano dos Reis" w:date="2024-12-04T11:22:00Z" w16du:dateUtc="2024-12-04T14:22:00Z">
            <w:rPr>
              <w:b/>
              <w:bCs/>
              <w:lang w:val="en-US"/>
            </w:rPr>
          </w:rPrChange>
        </w:rPr>
        <w:t>APRENDIZAGEM BASEADA EM JOGOS: REFLEXÕES SOBRE O USO DE JOGOS DE TABULEIRO DURANTE PERÍODO DE ISOLAMENTO SOCIAL NA EDUCAÇÃO MATEMÁTICA.</w:t>
      </w:r>
      <w:r w:rsidRPr="009577E7">
        <w:rPr>
          <w:rPrChange w:id="302" w:author="Dalton Solano dos Reis" w:date="2024-12-04T11:22:00Z" w16du:dateUtc="2024-12-04T14:22:00Z">
            <w:rPr>
              <w:lang w:val="en-US"/>
            </w:rPr>
          </w:rPrChange>
        </w:rPr>
        <w:t xml:space="preserve"> DECT, 2021. </w:t>
      </w:r>
      <w:r w:rsidRPr="00ED1D3E">
        <w:t>Disponível em:</w:t>
      </w:r>
      <w:r>
        <w:t xml:space="preserve"> </w:t>
      </w:r>
      <w:r w:rsidRPr="00A80C89">
        <w:t>https://ojs.ifes.edu.br/index.php/dect/article/view/1248/872</w:t>
      </w:r>
      <w:r>
        <w:t xml:space="preserve">. </w:t>
      </w:r>
      <w:r w:rsidRPr="00ED1D3E">
        <w:t xml:space="preserve">Acesso em: </w:t>
      </w:r>
      <w:r>
        <w:t>28 nov. 2024.</w:t>
      </w:r>
    </w:p>
    <w:p w14:paraId="4AF52FC1" w14:textId="288586EE" w:rsidR="009C5A7D" w:rsidRPr="005669A6" w:rsidRDefault="009C5A7D" w:rsidP="0003398F">
      <w:pPr>
        <w:pStyle w:val="TF-refernciasITEM0"/>
      </w:pPr>
      <w:r>
        <w:t xml:space="preserve">MACHADO, Cunha </w:t>
      </w:r>
      <w:r w:rsidRPr="00170981">
        <w:rPr>
          <w:i/>
          <w:iCs/>
        </w:rPr>
        <w:t>et al.</w:t>
      </w:r>
      <w:r>
        <w:t xml:space="preserve"> </w:t>
      </w:r>
      <w:r w:rsidRPr="00317DF0">
        <w:rPr>
          <w:b/>
          <w:bCs/>
        </w:rPr>
        <w:t>USO DA REALIDADE AUMENTADA NO ENSINO DO TRÂNSITO</w:t>
      </w:r>
      <w:r>
        <w:t xml:space="preserve">. DICAUFE, 2016. Disponível em: https://dicaufu.com.br/dica_sys/pdf/P15-%20USO%20DA%20REALIDADE%20AUMENTADA%20NO%20ENSINO%20DO%20TRANSITO.pdf. Acesso em: </w:t>
      </w:r>
      <w:r w:rsidR="00BF48B9">
        <w:t>28 nov. 2024.</w:t>
      </w:r>
    </w:p>
    <w:p w14:paraId="0993ED78" w14:textId="663ACFEE" w:rsidR="00DF496A" w:rsidRDefault="00DF496A" w:rsidP="0003398F">
      <w:pPr>
        <w:pStyle w:val="TF-refernciasITEM0"/>
      </w:pPr>
      <w:r w:rsidRPr="00005FDF">
        <w:t xml:space="preserve">Ministério dos Transportes, Portos e Aviação Civil (MTPA). </w:t>
      </w:r>
      <w:r w:rsidRPr="00005FDF">
        <w:rPr>
          <w:b/>
          <w:bCs/>
        </w:rPr>
        <w:t>Estudo aponta que mais de 50% dos acidentes de trânsito são causados por falhas humanas</w:t>
      </w:r>
      <w:r w:rsidRPr="00005FDF">
        <w:t xml:space="preserve">. GOV, 2018. </w:t>
      </w:r>
      <w:r w:rsidR="005669A6" w:rsidRPr="00005FDF">
        <w:t>Disponível</w:t>
      </w:r>
      <w:r w:rsidRPr="00005FDF">
        <w:t xml:space="preserve"> em: https://www.gov.br/transportes/pt-br/assuntos/noticias/ultimas-noticias/estudo-aponta-que-mais-de-50-dos-acidentes-de-transito-sao-causados-por-falhas-humanas765 Acesso em: </w:t>
      </w:r>
      <w:r w:rsidR="00BF48B9">
        <w:t>28 nov. 2024.</w:t>
      </w:r>
    </w:p>
    <w:p w14:paraId="41160BB6" w14:textId="1DB3EFE3" w:rsidR="002E3EBC" w:rsidRPr="002E3EBC" w:rsidRDefault="002E3EBC" w:rsidP="002E3EBC">
      <w:pPr>
        <w:pStyle w:val="TF-REFERNCIASITEM"/>
      </w:pPr>
      <w:r w:rsidRPr="002E3EBC">
        <w:t>MORATORI, P</w:t>
      </w:r>
      <w:r>
        <w:t>atrick</w:t>
      </w:r>
      <w:r w:rsidRPr="002E3EBC">
        <w:t xml:space="preserve"> B</w:t>
      </w:r>
      <w:r>
        <w:t xml:space="preserve">arbosa. </w:t>
      </w:r>
      <w:r w:rsidRPr="002E3EBC">
        <w:rPr>
          <w:b/>
          <w:bCs/>
        </w:rPr>
        <w:t>POR QUE UTILIZAR JOGOS EDUCATIVOS NO PROCESSO DE ENSINO APRENDIZAGEM?</w:t>
      </w:r>
      <w:r>
        <w:rPr>
          <w:b/>
          <w:bCs/>
        </w:rPr>
        <w:t>.</w:t>
      </w:r>
      <w:r>
        <w:t xml:space="preserve"> 2003. </w:t>
      </w:r>
      <w:r w:rsidRPr="002E3EBC">
        <w:t>Trabalho de conclusão – Disciplina Introdução a Informática na Educação</w:t>
      </w:r>
      <w:r>
        <w:t xml:space="preserve"> - </w:t>
      </w:r>
      <w:r w:rsidRPr="002E3EBC">
        <w:t>Mestrado de Informática aplicada à Educação, Universidade Federal do Rio de Janeiro.</w:t>
      </w:r>
      <w:r>
        <w:t xml:space="preserve"> Disponível em: </w:t>
      </w:r>
      <w:r w:rsidRPr="002E3EBC">
        <w:t>https://www.gov.br/transportes/pt-br/assuntos/noticias/2021/11/educacao-e-fundamental-para-a-preservar-vidas-e-ajuda-no-aumento-da-produtividade</w:t>
      </w:r>
      <w:r>
        <w:t>. Acesso em: 28 out. 2024.</w:t>
      </w:r>
    </w:p>
    <w:p w14:paraId="47E0C19A" w14:textId="25961EAC" w:rsidR="0003398F" w:rsidRPr="00D7034F" w:rsidRDefault="0003398F" w:rsidP="0003398F">
      <w:pPr>
        <w:pStyle w:val="TF-refernciasITEM0"/>
      </w:pPr>
      <w:r>
        <w:t xml:space="preserve">Observatório </w:t>
      </w:r>
      <w:r w:rsidRPr="00317DF0">
        <w:t>Nacional de Segurança Viária</w:t>
      </w:r>
      <w:r>
        <w:t xml:space="preserve"> (ONSV). </w:t>
      </w:r>
      <w:r w:rsidRPr="00317DF0">
        <w:rPr>
          <w:b/>
          <w:bCs/>
        </w:rPr>
        <w:t>BRASIL TEM AUMENTO DE MORTES NO TRÂNSITO EM 2021</w:t>
      </w:r>
      <w:r>
        <w:t xml:space="preserve">. ONSV, 2023. Acesso em: </w:t>
      </w:r>
      <w:r w:rsidRPr="00317DF0">
        <w:t>https://www.onsv.org.br/comunicacao/brasil-tem-aumento-de-mortes-no-transito-em-2021</w:t>
      </w:r>
      <w:r>
        <w:t xml:space="preserve">. Acesso em: </w:t>
      </w:r>
      <w:r w:rsidR="00BF48B9">
        <w:t>28 nov. 2024.</w:t>
      </w:r>
    </w:p>
    <w:p w14:paraId="20F54BA0" w14:textId="5AB82278" w:rsidR="00DF496A" w:rsidRDefault="00DF496A" w:rsidP="00DF496A">
      <w:pPr>
        <w:pStyle w:val="TF-REFERNCIASITEM"/>
      </w:pPr>
      <w:r>
        <w:t xml:space="preserve">Observatório </w:t>
      </w:r>
      <w:r w:rsidRPr="00317DF0">
        <w:t>Nacional de Segurança Viária</w:t>
      </w:r>
      <w:r>
        <w:t xml:space="preserve"> (ONSV). </w:t>
      </w:r>
      <w:r w:rsidRPr="00DF496A">
        <w:rPr>
          <w:b/>
          <w:bCs/>
        </w:rPr>
        <w:t>CRESCE O NÚMERO DE MORTES NO TRÂNSITO EM 2020</w:t>
      </w:r>
      <w:r w:rsidRPr="00DF496A">
        <w:t>.</w:t>
      </w:r>
      <w:r>
        <w:t xml:space="preserve"> ONSV, 2022. Disponível em: </w:t>
      </w:r>
      <w:r w:rsidRPr="00D90713">
        <w:t>https://www.onsv.org.br/comunicacao/materias/cresce-o-numero-de-mortes-no-transito-em-2020#:~:text=Os%20dados%2C%20compilados%20pelo%20OBSERVAT%C3%93RIO,de%20tr%C3%A2nsito%20foi%20de%2032.716.</w:t>
      </w:r>
      <w:r>
        <w:t xml:space="preserve"> Acesso em: </w:t>
      </w:r>
      <w:r w:rsidR="00BF48B9">
        <w:t>28 nov. 2024.</w:t>
      </w:r>
    </w:p>
    <w:p w14:paraId="75FC17ED" w14:textId="6BE7466C" w:rsidR="00DF496A" w:rsidRPr="009577E7" w:rsidRDefault="00DF496A" w:rsidP="00DF496A">
      <w:pPr>
        <w:pStyle w:val="TF-refernciasITEM0"/>
        <w:rPr>
          <w:lang w:val="en-US"/>
          <w:rPrChange w:id="303" w:author="Dalton Solano dos Reis" w:date="2024-12-04T11:22:00Z" w16du:dateUtc="2024-12-04T14:22:00Z">
            <w:rPr/>
          </w:rPrChange>
        </w:rPr>
      </w:pPr>
      <w:r>
        <w:t xml:space="preserve">PAULA, Natália de. </w:t>
      </w:r>
      <w:r w:rsidRPr="00317DF0">
        <w:rPr>
          <w:b/>
          <w:bCs/>
        </w:rPr>
        <w:t>Como usar a realidade aumentada na educação e agregar benefícios ao processo de ensino-aprendizagem.</w:t>
      </w:r>
      <w:r>
        <w:t xml:space="preserve"> RUBEUS, 2023. Disponível em: https://rubeus.com.br/blog/realidade-aumentada-na-educacao/. </w:t>
      </w:r>
      <w:r w:rsidRPr="009577E7">
        <w:rPr>
          <w:lang w:val="en-US"/>
          <w:rPrChange w:id="304" w:author="Dalton Solano dos Reis" w:date="2024-12-04T11:22:00Z" w16du:dateUtc="2024-12-04T14:22:00Z">
            <w:rPr/>
          </w:rPrChange>
        </w:rPr>
        <w:t xml:space="preserve">Acesso em: </w:t>
      </w:r>
      <w:r w:rsidR="00BF48B9" w:rsidRPr="009577E7">
        <w:rPr>
          <w:lang w:val="en-US"/>
          <w:rPrChange w:id="305" w:author="Dalton Solano dos Reis" w:date="2024-12-04T11:22:00Z" w16du:dateUtc="2024-12-04T14:22:00Z">
            <w:rPr/>
          </w:rPrChange>
        </w:rPr>
        <w:t>28 nov. 2024.</w:t>
      </w:r>
    </w:p>
    <w:p w14:paraId="1CA0DDF2" w14:textId="209C48F8" w:rsidR="00EB6067" w:rsidRDefault="009C5A7D" w:rsidP="00EB6067">
      <w:pPr>
        <w:pStyle w:val="TF-refernciasITEM0"/>
      </w:pPr>
      <w:r>
        <w:rPr>
          <w:lang w:val="en-US"/>
        </w:rPr>
        <w:t>YANG, Lee</w:t>
      </w:r>
      <w:r w:rsidRPr="003E7560">
        <w:rPr>
          <w:lang w:val="en-US"/>
        </w:rPr>
        <w:t xml:space="preserve"> </w:t>
      </w:r>
      <w:r w:rsidRPr="00170981">
        <w:rPr>
          <w:i/>
          <w:iCs/>
          <w:lang w:val="en-US"/>
        </w:rPr>
        <w:t>et al.</w:t>
      </w:r>
      <w:r w:rsidRPr="00AB0292">
        <w:rPr>
          <w:lang w:val="en-US"/>
        </w:rPr>
        <w:t xml:space="preserve"> </w:t>
      </w:r>
      <w:r w:rsidRPr="00AB0292">
        <w:rPr>
          <w:b/>
          <w:bCs/>
          <w:lang w:val="en-US"/>
        </w:rPr>
        <w:t>Unity 3D production and environmental perception vehicle simulation platform.</w:t>
      </w:r>
      <w:r>
        <w:rPr>
          <w:lang w:val="en-US"/>
        </w:rPr>
        <w:t xml:space="preserve"> </w:t>
      </w:r>
      <w:r w:rsidRPr="009577E7">
        <w:rPr>
          <w:lang w:val="en-US"/>
          <w:rPrChange w:id="306" w:author="Dalton Solano dos Reis" w:date="2024-12-04T11:22:00Z" w16du:dateUtc="2024-12-04T14:22:00Z">
            <w:rPr/>
          </w:rPrChange>
        </w:rPr>
        <w:t xml:space="preserve">ICAMSE, 2016.  </w:t>
      </w:r>
      <w:r w:rsidRPr="00AB0292">
        <w:t>Disponível em: https://ieeexplore.ieee.org/abstract/document/7840349</w:t>
      </w:r>
      <w:r>
        <w:t>.</w:t>
      </w:r>
      <w:r w:rsidRPr="00AB0292">
        <w:t xml:space="preserve"> Acesso em: </w:t>
      </w:r>
      <w:r w:rsidR="00BF48B9">
        <w:t>28 nov. 2024.</w:t>
      </w:r>
    </w:p>
    <w:p w14:paraId="1A1691DF" w14:textId="77777777" w:rsidR="00F255FC" w:rsidRDefault="00F255FC">
      <w:pPr>
        <w:pStyle w:val="TF-TTULOAPNDICE"/>
      </w:pPr>
      <w:bookmarkStart w:id="307" w:name="_Toc54169336"/>
      <w:bookmarkStart w:id="308" w:name="_Toc96491869"/>
      <w:bookmarkStart w:id="309" w:name="_Toc511928442"/>
      <w:r>
        <w:lastRenderedPageBreak/>
        <w:t xml:space="preserve">APÊNDICE A – </w:t>
      </w:r>
      <w:bookmarkEnd w:id="307"/>
      <w:bookmarkEnd w:id="308"/>
      <w:bookmarkEnd w:id="309"/>
      <w:r w:rsidR="004673CE">
        <w:t>DIAGRAMAS DE ESPECIFICAÇÃO</w:t>
      </w:r>
    </w:p>
    <w:p w14:paraId="6EE6C6EA" w14:textId="77777777" w:rsidR="004F3135" w:rsidRDefault="007C45C4" w:rsidP="001B2F1E">
      <w:pPr>
        <w:pStyle w:val="TF-TEXTO"/>
      </w:pPr>
      <w:r>
        <w:t>É fundamental que todo projeto apresente alguma forma de especificação do que foi desenvolvido.</w:t>
      </w:r>
      <w:r w:rsidR="004673CE">
        <w:t xml:space="preserve"> </w:t>
      </w:r>
      <w:r w:rsidR="007D5CD4">
        <w:t xml:space="preserve">A descrição é opcional. </w:t>
      </w:r>
      <w:r>
        <w:t xml:space="preserve">Assim, </w:t>
      </w:r>
      <w:r>
        <w:rPr>
          <w:b/>
        </w:rPr>
        <w:t>e</w:t>
      </w:r>
      <w:r w:rsidRPr="004673CE">
        <w:rPr>
          <w:b/>
        </w:rPr>
        <w:t xml:space="preserve">ste apêndice </w:t>
      </w:r>
      <w:r>
        <w:rPr>
          <w:b/>
        </w:rPr>
        <w:t>deve conter os diagramas de especificação que não couberam ao longo do texto</w:t>
      </w:r>
      <w:r>
        <w:t xml:space="preserve">. </w:t>
      </w:r>
      <w:r w:rsidR="004673CE">
        <w:t xml:space="preserve">Os diagramas devem conter legendas numeradas na sequência do artigo. </w:t>
      </w:r>
    </w:p>
    <w:p w14:paraId="2669F3F9" w14:textId="77777777" w:rsidR="004673CE" w:rsidRDefault="004F3135" w:rsidP="001B2F1E">
      <w:pPr>
        <w:pStyle w:val="TF-TEXTO"/>
      </w:pPr>
      <w:r>
        <w:t>Cada apêndice deve iniciar em uma nova página.</w:t>
      </w:r>
    </w:p>
    <w:p w14:paraId="49C15FC3" w14:textId="77777777" w:rsidR="004673CE" w:rsidRDefault="004673CE" w:rsidP="004673CE">
      <w:pPr>
        <w:pStyle w:val="TF-TTULOAPNDICE"/>
      </w:pPr>
      <w:r>
        <w:lastRenderedPageBreak/>
        <w:t xml:space="preserve">APÊNDICE B – </w:t>
      </w:r>
      <w:r w:rsidR="00780D0D">
        <w:t>XXX</w:t>
      </w:r>
    </w:p>
    <w:p w14:paraId="1A83A08C" w14:textId="77777777" w:rsidR="00F255FC" w:rsidRDefault="004673CE" w:rsidP="001B2F1E">
      <w:pPr>
        <w:pStyle w:val="TF-TEXTO"/>
      </w:pPr>
      <w:r>
        <w:t xml:space="preserve">Podem ser inseridos outros apêndices no artigo tais como códigos de implementação, telas de interface, instrumentos de coleta de dados, entre outros. </w:t>
      </w:r>
      <w:r w:rsidR="00F255FC" w:rsidRPr="001554E9">
        <w:rPr>
          <w:b/>
        </w:rPr>
        <w:t>Apêndices são</w:t>
      </w:r>
      <w:r w:rsidR="00F255FC">
        <w:t xml:space="preserve"> </w:t>
      </w:r>
      <w:r w:rsidR="00F255FC" w:rsidRPr="001554E9">
        <w:rPr>
          <w:b/>
        </w:rPr>
        <w:t>textos elaborados pelo autor</w:t>
      </w:r>
      <w:r w:rsidR="00F255FC">
        <w:t xml:space="preserve"> a fim de complementar sua argumentação. Os apêndices são identificados por letras maiúsculas consecutivas, seguidas de um travessão e pelos respectivos títulos. Deve haver no mínimo uma referência no texto anterior para cada apêndice.</w:t>
      </w:r>
      <w:r w:rsidR="000309FE">
        <w:t xml:space="preserve"> </w:t>
      </w:r>
      <w:r>
        <w:t>C</w:t>
      </w:r>
      <w:r w:rsidR="00F255FC">
        <w:t>olocar sempre um preâmbulo no apêndice. Caso exist</w:t>
      </w:r>
      <w:r w:rsidR="000309FE">
        <w:t>am tabelas ou ilustrações</w:t>
      </w:r>
      <w:r w:rsidR="00F255FC">
        <w:t xml:space="preserve">, identifique-as através da legenda, seguindo a numeração normal </w:t>
      </w:r>
      <w:r>
        <w:t xml:space="preserve">das legendas </w:t>
      </w:r>
      <w:r w:rsidR="00F255FC">
        <w:t xml:space="preserve">do </w:t>
      </w:r>
      <w:r>
        <w:t>artigo.</w:t>
      </w:r>
    </w:p>
    <w:p w14:paraId="46B2D321" w14:textId="77777777" w:rsidR="00F255FC" w:rsidRPr="00754E20" w:rsidRDefault="00F255FC" w:rsidP="00754E20">
      <w:pPr>
        <w:pStyle w:val="TF-TTULOANEXO"/>
      </w:pPr>
      <w:bookmarkStart w:id="310" w:name="_Toc54169337"/>
      <w:bookmarkStart w:id="311" w:name="_Toc96491870"/>
      <w:bookmarkStart w:id="312" w:name="_Toc511928443"/>
      <w:r w:rsidRPr="00754E20">
        <w:lastRenderedPageBreak/>
        <w:t xml:space="preserve">ANEXO A – </w:t>
      </w:r>
      <w:bookmarkEnd w:id="310"/>
      <w:bookmarkEnd w:id="311"/>
      <w:bookmarkEnd w:id="312"/>
      <w:r w:rsidR="006B4F09">
        <w:t>DESCRIÇÃO</w:t>
      </w:r>
    </w:p>
    <w:p w14:paraId="555A82A3" w14:textId="77777777" w:rsidR="00F255FC" w:rsidRDefault="00F255FC" w:rsidP="001B2F1E">
      <w:pPr>
        <w:pStyle w:val="TF-TEXTO"/>
      </w:pPr>
      <w:r>
        <w:t>Elemento opcional</w:t>
      </w:r>
      <w:r w:rsidR="006B4F09">
        <w:t xml:space="preserve">, </w:t>
      </w:r>
      <w:r w:rsidR="006B4F09" w:rsidRPr="00A254F8">
        <w:rPr>
          <w:b/>
        </w:rPr>
        <w:t>a</w:t>
      </w:r>
      <w:r w:rsidRPr="00A254F8">
        <w:rPr>
          <w:b/>
        </w:rPr>
        <w:t>nexos</w:t>
      </w:r>
      <w:r w:rsidRPr="001554E9">
        <w:rPr>
          <w:b/>
        </w:rPr>
        <w:t xml:space="preserve"> são documentos não elaborados pelo autor</w:t>
      </w:r>
      <w:r>
        <w:t>, que servem de fundamentação, comprovação ou ilustração, como mapas, leis, estatutos, entre outros. Os anexos são identificados por letras maiúsculas consecutivas, seguidas de um travessão e pelos respectivos títulos. Deve haver no mínimo uma referência no texto anterior para cada anexo.</w:t>
      </w:r>
      <w:r w:rsidR="00A254F8">
        <w:t xml:space="preserve"> </w:t>
      </w:r>
      <w:r w:rsidR="000309FE">
        <w:t>Colocar sempre um preâmbulo no anexo. Caso existam tabelas ou ilustrações, identifique-as através da legenda, seguindo a numeração normal das legendas do artigo.</w:t>
      </w:r>
    </w:p>
    <w:p w14:paraId="0C528567" w14:textId="77777777" w:rsidR="004F3135" w:rsidRDefault="004F3135" w:rsidP="004F3135">
      <w:pPr>
        <w:pStyle w:val="TF-TEXTO"/>
      </w:pPr>
      <w:bookmarkStart w:id="313" w:name="_Toc96491852"/>
    </w:p>
    <w:p w14:paraId="54D48042" w14:textId="77777777" w:rsidR="005862B6" w:rsidRDefault="004F3135" w:rsidP="00C211BE">
      <w:pPr>
        <w:pStyle w:val="Ttulo1"/>
      </w:pPr>
      <w:r>
        <w:br w:type="page"/>
      </w:r>
      <w:r w:rsidR="00E10EB6">
        <w:lastRenderedPageBreak/>
        <w:t>DESCRIÇÃO DA FORMATAÇÃO</w:t>
      </w:r>
    </w:p>
    <w:p w14:paraId="77493485" w14:textId="785A410B" w:rsidR="005862B6" w:rsidRDefault="00E10EB6" w:rsidP="005862B6">
      <w:pPr>
        <w:pStyle w:val="TF-TEXTO"/>
        <w:rPr>
          <w:b/>
        </w:rPr>
      </w:pPr>
      <w:r>
        <w:t xml:space="preserve">A seguir </w:t>
      </w:r>
      <w:r w:rsidR="005862B6">
        <w:t xml:space="preserve">são apresentadas observações gerais sobre o texto do </w:t>
      </w:r>
      <w:r>
        <w:t xml:space="preserve">artigo do </w:t>
      </w:r>
      <w:r w:rsidR="005862B6">
        <w:t xml:space="preserve">Trabalho de Conclusão de Curso (TCC). </w:t>
      </w:r>
      <w:r w:rsidR="005862B6" w:rsidRPr="00E270C0">
        <w:rPr>
          <w:b/>
        </w:rPr>
        <w:t xml:space="preserve">Observa-se que esta </w:t>
      </w:r>
      <w:r>
        <w:rPr>
          <w:b/>
        </w:rPr>
        <w:t xml:space="preserve">descrição </w:t>
      </w:r>
      <w:r w:rsidR="005862B6" w:rsidRPr="00E270C0">
        <w:rPr>
          <w:b/>
        </w:rPr>
        <w:t xml:space="preserve">deve ser retirada do </w:t>
      </w:r>
      <w:r>
        <w:rPr>
          <w:b/>
        </w:rPr>
        <w:t xml:space="preserve">texto </w:t>
      </w:r>
      <w:r w:rsidR="005862B6" w:rsidRPr="00E270C0">
        <w:rPr>
          <w:b/>
        </w:rPr>
        <w:t>final.</w:t>
      </w:r>
    </w:p>
    <w:p w14:paraId="4E70DCA2" w14:textId="77777777" w:rsidR="005862B6" w:rsidRDefault="005862B6" w:rsidP="005862B6">
      <w:pPr>
        <w:pStyle w:val="TF-TEXTO"/>
      </w:pPr>
      <w:r>
        <w:t>Na confecção do texto deve-se:</w:t>
      </w:r>
    </w:p>
    <w:p w14:paraId="5ACD18AE" w14:textId="1E4896D5" w:rsidR="005862B6" w:rsidRDefault="00CE3B00" w:rsidP="005862B6">
      <w:pPr>
        <w:pStyle w:val="TF-ALNEA"/>
        <w:numPr>
          <w:ilvl w:val="0"/>
          <w:numId w:val="8"/>
        </w:numPr>
      </w:pPr>
      <w:r>
        <w:t>u</w:t>
      </w:r>
      <w:r w:rsidR="005862B6">
        <w:t>sar frases curtas. Segundo Teodorowitsch (2003, p. 3), “Frases com mais de duas linhas aumentam o risco de o leitor não compreender a ideia ou de entendê-la de forma equivocada.”;</w:t>
      </w:r>
    </w:p>
    <w:p w14:paraId="09389F49" w14:textId="77777777" w:rsidR="005862B6" w:rsidRDefault="005862B6" w:rsidP="005862B6">
      <w:pPr>
        <w:pStyle w:val="TF-ALNEA"/>
      </w:pPr>
      <w:r>
        <w:t>usar linguagem impessoal (usar a terceira pessoa do singular) e verbo na voz ativa (a ação é praticada pelo sujeito), com conexão entre os parágrafos;</w:t>
      </w:r>
    </w:p>
    <w:p w14:paraId="5C435F5A" w14:textId="77777777" w:rsidR="005862B6" w:rsidRDefault="005862B6" w:rsidP="005862B6">
      <w:pPr>
        <w:pStyle w:val="TF-ALNEA"/>
      </w:pPr>
      <w:r>
        <w:t>não usar palavras coloquiais;</w:t>
      </w:r>
    </w:p>
    <w:p w14:paraId="1FADE381" w14:textId="77777777" w:rsidR="005862B6" w:rsidRDefault="005862B6" w:rsidP="005862B6">
      <w:pPr>
        <w:pStyle w:val="TF-ALNEA"/>
      </w:pPr>
      <w:r>
        <w:t>não usar palavras repetidas em demasia;</w:t>
      </w:r>
    </w:p>
    <w:p w14:paraId="6CFD7D3D" w14:textId="77777777" w:rsidR="005862B6" w:rsidRDefault="005862B6" w:rsidP="005862B6">
      <w:pPr>
        <w:pStyle w:val="TF-ALNEA"/>
      </w:pPr>
      <w:r>
        <w:t xml:space="preserve">usar verbos no presente quando for referir-se a partes do trabalho que já </w:t>
      </w:r>
      <w:r w:rsidR="009368E6">
        <w:t>se encontram</w:t>
      </w:r>
      <w:r>
        <w:t xml:space="preserve"> disponíveis no texto;</w:t>
      </w:r>
    </w:p>
    <w:p w14:paraId="53BA81E6" w14:textId="77777777" w:rsidR="005862B6" w:rsidRDefault="005862B6" w:rsidP="005862B6">
      <w:pPr>
        <w:pStyle w:val="TF-ALNEA"/>
      </w:pPr>
      <w:r>
        <w:t>destacar palavras em língua estrangeira em itálico, conforme descrito abaixo:</w:t>
      </w:r>
    </w:p>
    <w:p w14:paraId="35162E65" w14:textId="77777777" w:rsidR="005862B6" w:rsidRDefault="005862B6" w:rsidP="005862B6">
      <w:pPr>
        <w:pStyle w:val="TF-SUBALNEAnvel1"/>
      </w:pPr>
      <w:r>
        <w:t>nome de software, ferramenta, aplicativo, linguagem de programação, plataforma, empresa: não deve ser escrito em itálico (exemplos: Delphi 7, Pascal, Object Pascal, Java, JavaScript, Java 2 Micro Edition, Basic, Microsoft Visual C++, C, Windows, Linux, MySQL, Oracle, Eclipse 3.0, Enterprise Architect, Rational Rose, Microsoft, Sun Microsystems),</w:t>
      </w:r>
    </w:p>
    <w:p w14:paraId="2EFEAA5D" w14:textId="77777777" w:rsidR="005862B6" w:rsidRDefault="005862B6" w:rsidP="005862B6">
      <w:pPr>
        <w:pStyle w:val="TF-SUBALNEAnvel1"/>
      </w:pPr>
      <w:r>
        <w:t>citações: o sobrenome do autor ou o nome da instituição responsável pela autoria do documento citado não deve ser escrito em itálico (exemplo: Segundo Sun Microsystems (2004), ...),</w:t>
      </w:r>
    </w:p>
    <w:p w14:paraId="7ADA8B2C" w14:textId="77777777" w:rsidR="005862B6" w:rsidRDefault="005862B6" w:rsidP="005862B6">
      <w:pPr>
        <w:pStyle w:val="TF-SUBALNEAnvel1"/>
      </w:pPr>
      <w:r>
        <w:t>palavras em língua estrangeira encontradas nos dicionários nacionais: não devem ser grafadas em itálico (exemplos: software, hardware, web, Internet),</w:t>
      </w:r>
    </w:p>
    <w:p w14:paraId="2D1A0B93" w14:textId="77777777" w:rsidR="005862B6" w:rsidRDefault="005862B6" w:rsidP="005862B6">
      <w:pPr>
        <w:pStyle w:val="TF-SUBALNEAnvel1"/>
        <w:rPr>
          <w:sz w:val="22"/>
        </w:rPr>
      </w:pPr>
      <w:r>
        <w:t xml:space="preserve">demais palavras em língua estrangeira: devem ser escritas em itálico (exemplos: </w:t>
      </w:r>
      <w:r>
        <w:rPr>
          <w:i/>
          <w:iCs/>
        </w:rPr>
        <w:t>palmtop</w:t>
      </w:r>
      <w:r>
        <w:t xml:space="preserve">, </w:t>
      </w:r>
      <w:r w:rsidRPr="00C87D50">
        <w:rPr>
          <w:i/>
        </w:rPr>
        <w:t>classpath</w:t>
      </w:r>
      <w:r>
        <w:t xml:space="preserve">, </w:t>
      </w:r>
      <w:r w:rsidRPr="00C87D50">
        <w:rPr>
          <w:i/>
        </w:rPr>
        <w:t>play</w:t>
      </w:r>
      <w:r>
        <w:t xml:space="preserve">, etc.). No entanto, Teodorowitsch (2003, p. 7), sugere que alguns termos em língua inglesa devem ser substituídos por termos em português (exemplos: núcleo em vez de </w:t>
      </w:r>
      <w:r>
        <w:rPr>
          <w:i/>
          <w:iCs/>
        </w:rPr>
        <w:t>kernel</w:t>
      </w:r>
      <w:r>
        <w:t xml:space="preserve">, aprendizagem de máquina em vez de </w:t>
      </w:r>
      <w:r w:rsidRPr="00C87D50">
        <w:rPr>
          <w:i/>
        </w:rPr>
        <w:t>machine learning</w:t>
      </w:r>
      <w:r>
        <w:t>, etc.);</w:t>
      </w:r>
    </w:p>
    <w:p w14:paraId="5B3AD227" w14:textId="77777777" w:rsidR="005862B6" w:rsidRDefault="005862B6" w:rsidP="005862B6">
      <w:pPr>
        <w:pStyle w:val="TF-ALNEA"/>
      </w:pPr>
      <w:r>
        <w:t>observar as seguintes regras quanto ao uso de siglas:</w:t>
      </w:r>
    </w:p>
    <w:p w14:paraId="7A9D1481" w14:textId="77777777" w:rsidR="005862B6" w:rsidRDefault="005862B6" w:rsidP="005862B6">
      <w:pPr>
        <w:pStyle w:val="TF-SUBALNEAnvel1"/>
      </w:pPr>
      <w:r>
        <w:t>colocar as siglas entre parênteses precedidas pela forma completa do nome, quando aparecem pela primeira vez no texto (exemplos: Associação Brasileira de Normas Técnicas (ABNT), Trabalho de Conclusão de Curso (TCC)). Caso exista uma lista de siglas na parte pré-textual do volume final, pode-se usar somente a sigla, quando aparecer pela primeira vez no texto,</w:t>
      </w:r>
    </w:p>
    <w:p w14:paraId="7728A01B" w14:textId="77777777" w:rsidR="005862B6" w:rsidRDefault="005862B6" w:rsidP="005862B6">
      <w:pPr>
        <w:pStyle w:val="TF-SUBALNEAnvel1"/>
      </w:pPr>
      <w:r>
        <w:t>usar apenas a sigla nas demais ocorrências no texto,</w:t>
      </w:r>
    </w:p>
    <w:p w14:paraId="6C9326C3" w14:textId="77777777" w:rsidR="005862B6" w:rsidRDefault="005862B6" w:rsidP="005862B6">
      <w:pPr>
        <w:pStyle w:val="TF-SUBALNEAnvel1"/>
      </w:pPr>
      <w:r>
        <w:t>escrever as siglas em letras maiúsculas e não usar itálico,</w:t>
      </w:r>
    </w:p>
    <w:p w14:paraId="644309E3" w14:textId="77777777" w:rsidR="005862B6" w:rsidRDefault="005862B6" w:rsidP="005862B6">
      <w:pPr>
        <w:pStyle w:val="TF-SUBALNEAnvel1"/>
      </w:pPr>
      <w:r>
        <w:t xml:space="preserve">escrever o plural das siglas sem apóstrofo (exemplos: PCs, APIs, PDAs) e determinar o gênero da sigla conforme o gênero do primeiro substantivo do seu nome (exemplo: o TCC – </w:t>
      </w:r>
      <w:r w:rsidRPr="006A1CC6">
        <w:rPr>
          <w:bCs/>
        </w:rPr>
        <w:t>o Trabalho</w:t>
      </w:r>
      <w:r>
        <w:t xml:space="preserve"> de Conclusão de Curso).</w:t>
      </w:r>
    </w:p>
    <w:p w14:paraId="7ADF3DD3" w14:textId="77777777" w:rsidR="005862B6" w:rsidRDefault="005862B6" w:rsidP="005862B6">
      <w:pPr>
        <w:pStyle w:val="Ttulo2"/>
      </w:pPr>
      <w:bookmarkStart w:id="314" w:name="_Toc511928426"/>
      <w:r>
        <w:t>formatação</w:t>
      </w:r>
      <w:bookmarkEnd w:id="313"/>
      <w:bookmarkEnd w:id="314"/>
    </w:p>
    <w:p w14:paraId="6153CB3A" w14:textId="77777777" w:rsidR="005862B6" w:rsidRDefault="005862B6" w:rsidP="005862B6">
      <w:pPr>
        <w:pStyle w:val="TF-TEXTO"/>
      </w:pPr>
      <w:r>
        <w:t>A formatação geral para apresentação do documento, descrita na NBR 14724 (ASSOCIAÇÃO BRASILEIRA DE NORMAS TÉCNICAS, 2011), é a seguinte:</w:t>
      </w:r>
    </w:p>
    <w:p w14:paraId="66A84869" w14:textId="77777777" w:rsidR="005862B6" w:rsidRDefault="005862B6" w:rsidP="005862B6">
      <w:pPr>
        <w:pStyle w:val="TF-ALNEA"/>
        <w:numPr>
          <w:ilvl w:val="0"/>
          <w:numId w:val="6"/>
        </w:numPr>
      </w:pPr>
      <w:r>
        <w:t>o texto divide-se em capítulos, seções e subseções (até cinco divisões);</w:t>
      </w:r>
    </w:p>
    <w:p w14:paraId="60EEC3E7" w14:textId="77777777" w:rsidR="005862B6" w:rsidRDefault="009368E6" w:rsidP="005862B6">
      <w:pPr>
        <w:pStyle w:val="TF-ALNEA"/>
        <w:numPr>
          <w:ilvl w:val="0"/>
          <w:numId w:val="6"/>
        </w:numPr>
      </w:pPr>
      <w:r>
        <w:t>a apresentação de citações em documentos deve</w:t>
      </w:r>
      <w:r w:rsidR="005862B6">
        <w:t xml:space="preserve"> seguir a NBR 10520 (ASSOCIAÇÃO BRASILEIRA DE NORMAS TÉCNICAS, 2002b);</w:t>
      </w:r>
    </w:p>
    <w:p w14:paraId="42DE5401" w14:textId="77777777" w:rsidR="005862B6" w:rsidRDefault="009368E6" w:rsidP="005862B6">
      <w:pPr>
        <w:pStyle w:val="TF-ALNEA"/>
        <w:numPr>
          <w:ilvl w:val="0"/>
          <w:numId w:val="6"/>
        </w:numPr>
      </w:pPr>
      <w:r>
        <w:t>a descrição das referências bibliográficas deve</w:t>
      </w:r>
      <w:r w:rsidR="005862B6">
        <w:t xml:space="preserve"> estar de acordo com a NBR 6023 (ASSOCIAÇÃO BRASILEIRA DE NORMAS TÉCNICAS, 2002a).</w:t>
      </w:r>
    </w:p>
    <w:p w14:paraId="66497118" w14:textId="77777777" w:rsidR="005862B6" w:rsidRDefault="005862B6" w:rsidP="005862B6">
      <w:pPr>
        <w:pStyle w:val="TF-TEXTO"/>
      </w:pPr>
      <w:r>
        <w:t>Observa-se ainda que todo capítulo, seção ou subseção deve ter no mínimo um texto relacionado.</w:t>
      </w:r>
    </w:p>
    <w:p w14:paraId="2A84918B" w14:textId="4CFD7259" w:rsidR="005862B6" w:rsidRDefault="00775223" w:rsidP="005862B6">
      <w:pPr>
        <w:pStyle w:val="TF-TEXTO"/>
      </w:pPr>
      <w:r>
        <w:t xml:space="preserve">O artigo </w:t>
      </w:r>
      <w:r w:rsidR="005862B6">
        <w:t xml:space="preserve">deve ser </w:t>
      </w:r>
      <w:r w:rsidR="007E67A0">
        <w:t>digitado</w:t>
      </w:r>
      <w:r w:rsidR="005862B6">
        <w:t xml:space="preserve"> usando as fontes e formatação de parágrafos deste modelo, indicadas no </w:t>
      </w:r>
      <w:r w:rsidR="005862B6">
        <w:fldChar w:fldCharType="begin"/>
      </w:r>
      <w:r w:rsidR="005862B6">
        <w:instrText xml:space="preserve"> REF _Ref390756874 \h </w:instrText>
      </w:r>
      <w:r w:rsidR="005862B6">
        <w:fldChar w:fldCharType="separate"/>
      </w:r>
      <w:r w:rsidR="00FC0322">
        <w:t xml:space="preserve">Quadro </w:t>
      </w:r>
      <w:r w:rsidR="00FC0322">
        <w:rPr>
          <w:noProof/>
        </w:rPr>
        <w:t>2</w:t>
      </w:r>
      <w:r w:rsidR="005862B6">
        <w:fldChar w:fldCharType="end"/>
      </w:r>
      <w:r w:rsidR="005862B6">
        <w:t>.</w:t>
      </w:r>
    </w:p>
    <w:p w14:paraId="3AD04395" w14:textId="733DB5C2" w:rsidR="005862B6" w:rsidRDefault="005862B6" w:rsidP="005862B6">
      <w:pPr>
        <w:pStyle w:val="TF-LEGENDA"/>
      </w:pPr>
      <w:bookmarkStart w:id="315" w:name="_Ref390756874"/>
      <w:bookmarkStart w:id="316" w:name="_Toc97088219"/>
      <w:bookmarkStart w:id="317" w:name="_Toc383500204"/>
      <w:bookmarkStart w:id="318" w:name="_Toc511927346"/>
      <w:r>
        <w:t xml:space="preserve">Quadro </w:t>
      </w:r>
      <w:fldSimple w:instr=" SEQ Quadro \* ARABIC ">
        <w:r w:rsidR="00FC0322">
          <w:rPr>
            <w:noProof/>
          </w:rPr>
          <w:t>2</w:t>
        </w:r>
      </w:fldSimple>
      <w:bookmarkEnd w:id="315"/>
      <w:r>
        <w:t>– Estilos do modelo</w:t>
      </w:r>
      <w:bookmarkEnd w:id="316"/>
      <w:bookmarkEnd w:id="317"/>
      <w:bookmarkEnd w:id="3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80"/>
        <w:gridCol w:w="6649"/>
      </w:tblGrid>
      <w:tr w:rsidR="005862B6" w14:paraId="7DFCE400" w14:textId="77777777" w:rsidTr="00B05B40">
        <w:tc>
          <w:tcPr>
            <w:tcW w:w="0" w:type="auto"/>
          </w:tcPr>
          <w:p w14:paraId="62BD8CE9" w14:textId="77777777" w:rsidR="005862B6" w:rsidRDefault="005862B6" w:rsidP="00E36EE8">
            <w:pPr>
              <w:pStyle w:val="TF-TEXTO-QUADRO"/>
              <w:rPr>
                <w:b/>
              </w:rPr>
            </w:pPr>
            <w:r>
              <w:rPr>
                <w:b/>
              </w:rPr>
              <w:t>USO</w:t>
            </w:r>
          </w:p>
        </w:tc>
        <w:tc>
          <w:tcPr>
            <w:tcW w:w="0" w:type="auto"/>
          </w:tcPr>
          <w:p w14:paraId="1CD3A20F" w14:textId="77777777" w:rsidR="005862B6" w:rsidRDefault="005862B6" w:rsidP="00E36EE8">
            <w:pPr>
              <w:pStyle w:val="TF-TEXTO-QUADRO"/>
              <w:rPr>
                <w:b/>
              </w:rPr>
            </w:pPr>
            <w:r>
              <w:rPr>
                <w:b/>
              </w:rPr>
              <w:t>FORMATO</w:t>
            </w:r>
          </w:p>
        </w:tc>
      </w:tr>
      <w:tr w:rsidR="005862B6" w14:paraId="4763A26C" w14:textId="77777777" w:rsidTr="00B05B40">
        <w:tc>
          <w:tcPr>
            <w:tcW w:w="0" w:type="auto"/>
          </w:tcPr>
          <w:p w14:paraId="69C3C9EF" w14:textId="77777777" w:rsidR="005862B6" w:rsidRDefault="005862B6" w:rsidP="00E36EE8">
            <w:pPr>
              <w:pStyle w:val="TF-TEXTO-QUADRO"/>
            </w:pPr>
            <w:r>
              <w:t>título de capítulo ou seção primária (1)</w:t>
            </w:r>
          </w:p>
        </w:tc>
        <w:tc>
          <w:tcPr>
            <w:tcW w:w="0" w:type="auto"/>
          </w:tcPr>
          <w:p w14:paraId="1726D26F" w14:textId="77777777" w:rsidR="005862B6" w:rsidRDefault="005862B6" w:rsidP="00E36EE8">
            <w:pPr>
              <w:pStyle w:val="TF-TEXTO-QUADRO"/>
            </w:pPr>
            <w:r>
              <w:t>TF-TÍTULO 1 (Times New Roman, 1</w:t>
            </w:r>
            <w:r w:rsidR="009368E6">
              <w:t>0</w:t>
            </w:r>
            <w:r>
              <w:t>pt, negrito, maiúsculas)</w:t>
            </w:r>
          </w:p>
        </w:tc>
      </w:tr>
      <w:tr w:rsidR="005862B6" w:rsidRPr="009577E7" w14:paraId="555D79B3" w14:textId="77777777" w:rsidTr="00B05B40">
        <w:tc>
          <w:tcPr>
            <w:tcW w:w="0" w:type="auto"/>
          </w:tcPr>
          <w:p w14:paraId="545AE89E" w14:textId="77777777" w:rsidR="005862B6" w:rsidRDefault="005862B6" w:rsidP="00E36EE8">
            <w:pPr>
              <w:pStyle w:val="TF-TEXTO-QUADRO"/>
            </w:pPr>
            <w:r>
              <w:t>título de seção secundária (1.1)</w:t>
            </w:r>
          </w:p>
        </w:tc>
        <w:tc>
          <w:tcPr>
            <w:tcW w:w="0" w:type="auto"/>
          </w:tcPr>
          <w:p w14:paraId="3E9AD801" w14:textId="77777777" w:rsidR="005862B6" w:rsidRDefault="005862B6" w:rsidP="00E36EE8">
            <w:pPr>
              <w:pStyle w:val="TF-TEXTO-QUADRO"/>
              <w:rPr>
                <w:lang w:val="en-US"/>
              </w:rPr>
            </w:pPr>
            <w:r>
              <w:rPr>
                <w:lang w:val="en-US"/>
              </w:rPr>
              <w:t>TF-TÍTULO 2 (Times New Roman, 1</w:t>
            </w:r>
            <w:r w:rsidR="009368E6">
              <w:rPr>
                <w:lang w:val="en-US"/>
              </w:rPr>
              <w:t>0</w:t>
            </w:r>
            <w:r>
              <w:rPr>
                <w:lang w:val="en-US"/>
              </w:rPr>
              <w:t>pt, maiúsculas)</w:t>
            </w:r>
          </w:p>
        </w:tc>
      </w:tr>
      <w:tr w:rsidR="005862B6" w14:paraId="4BBB78BF" w14:textId="77777777" w:rsidTr="00B05B40">
        <w:tc>
          <w:tcPr>
            <w:tcW w:w="0" w:type="auto"/>
          </w:tcPr>
          <w:p w14:paraId="7E12B1F9" w14:textId="77777777" w:rsidR="005862B6" w:rsidRDefault="005862B6" w:rsidP="00E36EE8">
            <w:pPr>
              <w:pStyle w:val="TF-TEXTO-QUADRO"/>
            </w:pPr>
            <w:r>
              <w:t>título de seção terciária (1.1.1)</w:t>
            </w:r>
          </w:p>
        </w:tc>
        <w:tc>
          <w:tcPr>
            <w:tcW w:w="0" w:type="auto"/>
          </w:tcPr>
          <w:p w14:paraId="2E429784" w14:textId="77777777" w:rsidR="005862B6" w:rsidRDefault="005862B6" w:rsidP="00E36EE8">
            <w:pPr>
              <w:pStyle w:val="TF-TEXTO-QUADRO"/>
            </w:pPr>
            <w:r>
              <w:t>TF-Título 3 (Times New Roman, 1</w:t>
            </w:r>
            <w:r w:rsidR="009368E6">
              <w:t>0</w:t>
            </w:r>
            <w:r>
              <w:t>pt, minúsculas, exceto a 1</w:t>
            </w:r>
            <w:r>
              <w:rPr>
                <w:vertAlign w:val="superscript"/>
              </w:rPr>
              <w:t>a</w:t>
            </w:r>
            <w:r>
              <w:t xml:space="preserve"> letra da 1</w:t>
            </w:r>
            <w:r>
              <w:rPr>
                <w:vertAlign w:val="superscript"/>
              </w:rPr>
              <w:t>a</w:t>
            </w:r>
            <w:r>
              <w:t xml:space="preserve">  palavra do título e de nomes próprios)</w:t>
            </w:r>
          </w:p>
        </w:tc>
      </w:tr>
      <w:tr w:rsidR="005862B6" w14:paraId="778D58B0" w14:textId="77777777" w:rsidTr="00B05B40">
        <w:tc>
          <w:tcPr>
            <w:tcW w:w="0" w:type="auto"/>
          </w:tcPr>
          <w:p w14:paraId="72141066" w14:textId="77777777" w:rsidR="005862B6" w:rsidRDefault="005862B6" w:rsidP="00E36EE8">
            <w:pPr>
              <w:pStyle w:val="TF-TEXTO-QUADRO"/>
            </w:pPr>
            <w:r>
              <w:t xml:space="preserve">título de seção quaternária (1.1.1.1) </w:t>
            </w:r>
          </w:p>
        </w:tc>
        <w:tc>
          <w:tcPr>
            <w:tcW w:w="0" w:type="auto"/>
          </w:tcPr>
          <w:p w14:paraId="06C6112B" w14:textId="77777777" w:rsidR="005862B6" w:rsidRDefault="005862B6" w:rsidP="00E36EE8">
            <w:pPr>
              <w:pStyle w:val="TF-TEXTO-QUADRO"/>
            </w:pPr>
            <w:r>
              <w:t>TF-Título 4 (mesma formatação seção ternária)</w:t>
            </w:r>
          </w:p>
        </w:tc>
      </w:tr>
      <w:tr w:rsidR="005862B6" w14:paraId="0CEFAFAD" w14:textId="77777777" w:rsidTr="00B05B40">
        <w:tc>
          <w:tcPr>
            <w:tcW w:w="0" w:type="auto"/>
          </w:tcPr>
          <w:p w14:paraId="04904F61" w14:textId="77777777" w:rsidR="005862B6" w:rsidRDefault="005862B6" w:rsidP="00E36EE8">
            <w:pPr>
              <w:pStyle w:val="TF-TEXTO-QUADRO"/>
            </w:pPr>
            <w:r>
              <w:lastRenderedPageBreak/>
              <w:t xml:space="preserve">título de seção quinária (1.1.1.1.1) </w:t>
            </w:r>
          </w:p>
        </w:tc>
        <w:tc>
          <w:tcPr>
            <w:tcW w:w="0" w:type="auto"/>
          </w:tcPr>
          <w:p w14:paraId="2F41DE08" w14:textId="77777777" w:rsidR="005862B6" w:rsidRDefault="005862B6" w:rsidP="00E36EE8">
            <w:pPr>
              <w:pStyle w:val="TF-TEXTO-QUADRO"/>
            </w:pPr>
            <w:r>
              <w:t>TF-Título 5 (mesma formatação seção ternária)</w:t>
            </w:r>
          </w:p>
        </w:tc>
      </w:tr>
      <w:tr w:rsidR="005862B6" w:rsidRPr="009577E7" w14:paraId="1AB51905" w14:textId="77777777" w:rsidTr="00B05B40">
        <w:tc>
          <w:tcPr>
            <w:tcW w:w="0" w:type="auto"/>
          </w:tcPr>
          <w:p w14:paraId="6233405C" w14:textId="77777777" w:rsidR="005862B6" w:rsidRDefault="005862B6" w:rsidP="00E36EE8">
            <w:pPr>
              <w:pStyle w:val="TF-TEXTO-QUADRO"/>
              <w:rPr>
                <w:lang w:val="en-US"/>
              </w:rPr>
            </w:pPr>
            <w:r>
              <w:rPr>
                <w:lang w:val="en-US"/>
              </w:rPr>
              <w:t xml:space="preserve">texto </w:t>
            </w:r>
          </w:p>
        </w:tc>
        <w:tc>
          <w:tcPr>
            <w:tcW w:w="0" w:type="auto"/>
          </w:tcPr>
          <w:p w14:paraId="6338F252" w14:textId="77777777" w:rsidR="005862B6" w:rsidRDefault="005862B6" w:rsidP="00E36EE8">
            <w:pPr>
              <w:pStyle w:val="TF-TEXTO-QUADRO"/>
              <w:rPr>
                <w:lang w:val="en-US"/>
              </w:rPr>
            </w:pPr>
            <w:r>
              <w:rPr>
                <w:lang w:val="en-US"/>
              </w:rPr>
              <w:t>TF-TEXTO (Times New Roman, 1</w:t>
            </w:r>
            <w:r w:rsidR="009368E6">
              <w:rPr>
                <w:lang w:val="en-US"/>
              </w:rPr>
              <w:t>0</w:t>
            </w:r>
            <w:r>
              <w:rPr>
                <w:lang w:val="en-US"/>
              </w:rPr>
              <w:t>pt)</w:t>
            </w:r>
          </w:p>
        </w:tc>
      </w:tr>
      <w:tr w:rsidR="005862B6" w14:paraId="0B5EE692" w14:textId="77777777" w:rsidTr="00B05B40">
        <w:tc>
          <w:tcPr>
            <w:tcW w:w="0" w:type="auto"/>
          </w:tcPr>
          <w:p w14:paraId="308D9781" w14:textId="77777777" w:rsidR="005862B6" w:rsidRDefault="005862B6" w:rsidP="00E36EE8">
            <w:pPr>
              <w:pStyle w:val="TF-TEXTO-QUADRO"/>
            </w:pPr>
            <w:r>
              <w:t>citação direta com mais de três linhas</w:t>
            </w:r>
          </w:p>
        </w:tc>
        <w:tc>
          <w:tcPr>
            <w:tcW w:w="0" w:type="auto"/>
          </w:tcPr>
          <w:p w14:paraId="42F9FCAA" w14:textId="77777777" w:rsidR="005862B6" w:rsidRDefault="005862B6" w:rsidP="00E36EE8">
            <w:pPr>
              <w:pStyle w:val="TF-TEXTO-QUADRO"/>
            </w:pPr>
            <w:r>
              <w:t xml:space="preserve">TF-CITAÇÃO (Times New Roman, </w:t>
            </w:r>
            <w:r w:rsidR="009368E6">
              <w:t>9</w:t>
            </w:r>
            <w:r>
              <w:t xml:space="preserve">pt, </w:t>
            </w:r>
            <w:r w:rsidR="009368E6">
              <w:t>com recuo de 4 cm</w:t>
            </w:r>
            <w:r>
              <w:t>)</w:t>
            </w:r>
          </w:p>
        </w:tc>
      </w:tr>
      <w:tr w:rsidR="005862B6" w14:paraId="578B4472" w14:textId="77777777" w:rsidTr="00B05B40">
        <w:tc>
          <w:tcPr>
            <w:tcW w:w="0" w:type="auto"/>
          </w:tcPr>
          <w:p w14:paraId="52C0163A" w14:textId="77777777" w:rsidR="005862B6" w:rsidRDefault="005862B6" w:rsidP="00E36EE8">
            <w:pPr>
              <w:pStyle w:val="TF-TEXTO-QUADRO"/>
            </w:pPr>
            <w:r>
              <w:t>itens (alíneas)</w:t>
            </w:r>
          </w:p>
        </w:tc>
        <w:tc>
          <w:tcPr>
            <w:tcW w:w="0" w:type="auto"/>
          </w:tcPr>
          <w:p w14:paraId="2E2188D6" w14:textId="77777777" w:rsidR="005862B6" w:rsidRDefault="005862B6" w:rsidP="00E36EE8">
            <w:pPr>
              <w:pStyle w:val="TF-TEXTO-QUADRO"/>
            </w:pPr>
            <w:r>
              <w:t>ver descrição abaixo (Times New Roman, 1</w:t>
            </w:r>
            <w:r w:rsidR="009368E6">
              <w:t>0</w:t>
            </w:r>
            <w:r>
              <w:t>pt)</w:t>
            </w:r>
          </w:p>
        </w:tc>
      </w:tr>
      <w:tr w:rsidR="005862B6" w14:paraId="2AC9FC8E" w14:textId="77777777" w:rsidTr="00B05B40">
        <w:tc>
          <w:tcPr>
            <w:tcW w:w="0" w:type="auto"/>
          </w:tcPr>
          <w:p w14:paraId="14CDA6ED" w14:textId="77777777" w:rsidR="005862B6" w:rsidRDefault="005862B6" w:rsidP="00E36EE8">
            <w:pPr>
              <w:pStyle w:val="TF-TEXTO-QUADRO"/>
            </w:pPr>
            <w:r>
              <w:t>referência bibliográfica</w:t>
            </w:r>
          </w:p>
        </w:tc>
        <w:tc>
          <w:tcPr>
            <w:tcW w:w="0" w:type="auto"/>
          </w:tcPr>
          <w:p w14:paraId="30899FF3" w14:textId="77777777" w:rsidR="005862B6" w:rsidRDefault="005862B6" w:rsidP="00E36EE8">
            <w:pPr>
              <w:pStyle w:val="TF-TEXTO-QUADRO"/>
            </w:pPr>
            <w:r>
              <w:t>TF-</w:t>
            </w:r>
            <w:r w:rsidR="009368E6">
              <w:t xml:space="preserve">REFERÊNCIA </w:t>
            </w:r>
            <w:r>
              <w:t>ITEM (Times New Roman, 1</w:t>
            </w:r>
            <w:r w:rsidR="009368E6">
              <w:t>0</w:t>
            </w:r>
            <w:r>
              <w:t>pt, alinhada à margem esquerda)</w:t>
            </w:r>
          </w:p>
        </w:tc>
      </w:tr>
      <w:tr w:rsidR="005862B6" w:rsidRPr="00B6753D" w14:paraId="4F840436" w14:textId="77777777" w:rsidTr="00B05B40">
        <w:tc>
          <w:tcPr>
            <w:tcW w:w="0" w:type="auto"/>
          </w:tcPr>
          <w:p w14:paraId="21EA8DCF" w14:textId="77777777" w:rsidR="005862B6" w:rsidRDefault="005862B6" w:rsidP="00E36EE8">
            <w:pPr>
              <w:pStyle w:val="TF-TEXTO-QUADRO"/>
            </w:pPr>
            <w:r>
              <w:t>fonte, legenda, texto de quadro/tabela e figura</w:t>
            </w:r>
          </w:p>
        </w:tc>
        <w:tc>
          <w:tcPr>
            <w:tcW w:w="0" w:type="auto"/>
          </w:tcPr>
          <w:p w14:paraId="3E4EF6D8" w14:textId="10309750" w:rsidR="005862B6" w:rsidRPr="0087190C" w:rsidRDefault="005862B6" w:rsidP="00E36EE8">
            <w:pPr>
              <w:pStyle w:val="TF-TEXTO-QUADRO"/>
              <w:rPr>
                <w:lang w:val="en-US"/>
              </w:rPr>
            </w:pPr>
            <w:r w:rsidRPr="0087190C">
              <w:rPr>
                <w:lang w:val="en-US"/>
              </w:rPr>
              <w:t xml:space="preserve">TF-FONTE (Times New Roman, </w:t>
            </w:r>
            <w:r w:rsidR="009368E6" w:rsidRPr="0087190C">
              <w:rPr>
                <w:lang w:val="en-US"/>
              </w:rPr>
              <w:t>9</w:t>
            </w:r>
            <w:r w:rsidRPr="0087190C">
              <w:rPr>
                <w:lang w:val="en-US"/>
              </w:rPr>
              <w:t xml:space="preserve">pt, </w:t>
            </w:r>
            <w:r w:rsidR="00B52496" w:rsidRPr="0087190C">
              <w:rPr>
                <w:lang w:val="en-US"/>
              </w:rPr>
              <w:t>centralizada</w:t>
            </w:r>
            <w:r w:rsidRPr="0087190C">
              <w:rPr>
                <w:lang w:val="en-US"/>
              </w:rPr>
              <w:t>)</w:t>
            </w:r>
          </w:p>
          <w:p w14:paraId="7660A298" w14:textId="77777777" w:rsidR="005862B6" w:rsidRPr="0087190C" w:rsidRDefault="005862B6" w:rsidP="00E36EE8">
            <w:pPr>
              <w:pStyle w:val="TF-TEXTO-QUADRO"/>
              <w:rPr>
                <w:lang w:val="en-US"/>
              </w:rPr>
            </w:pPr>
            <w:r w:rsidRPr="0087190C">
              <w:rPr>
                <w:lang w:val="en-US"/>
              </w:rPr>
              <w:t>TF-LEGENDA, (Times New Roman, 1</w:t>
            </w:r>
            <w:r w:rsidR="009368E6" w:rsidRPr="0087190C">
              <w:rPr>
                <w:lang w:val="en-US"/>
              </w:rPr>
              <w:t>0</w:t>
            </w:r>
            <w:r w:rsidRPr="0087190C">
              <w:rPr>
                <w:lang w:val="en-US"/>
              </w:rPr>
              <w:t>pt, centralizada)</w:t>
            </w:r>
          </w:p>
          <w:p w14:paraId="744A9129" w14:textId="77777777" w:rsidR="005862B6" w:rsidRPr="006F27F1" w:rsidRDefault="005862B6" w:rsidP="00E36EE8">
            <w:pPr>
              <w:pStyle w:val="TF-TEXTO-QUADRO"/>
            </w:pPr>
            <w:r w:rsidRPr="006F27F1">
              <w:t>TF-TEXTO- QUADRO (Times New Roman, 1</w:t>
            </w:r>
            <w:r w:rsidR="009368E6" w:rsidRPr="006F27F1">
              <w:t>0</w:t>
            </w:r>
            <w:r w:rsidRPr="006F27F1">
              <w:t>pt)</w:t>
            </w:r>
          </w:p>
          <w:p w14:paraId="6BAFBA1E" w14:textId="77777777" w:rsidR="005862B6" w:rsidRPr="00B6753D" w:rsidRDefault="005862B6" w:rsidP="00E36EE8">
            <w:pPr>
              <w:pStyle w:val="TF-TEXTO-QUADRO"/>
            </w:pPr>
            <w:r w:rsidRPr="00B6753D">
              <w:t>TF-FIGURA (Times New Roman, 1</w:t>
            </w:r>
            <w:r w:rsidR="009368E6">
              <w:t>0</w:t>
            </w:r>
            <w:r w:rsidRPr="00B6753D">
              <w:t>pt, centralizada)</w:t>
            </w:r>
          </w:p>
        </w:tc>
      </w:tr>
    </w:tbl>
    <w:p w14:paraId="16A27A70" w14:textId="77777777" w:rsidR="005862B6" w:rsidRPr="00F51785" w:rsidRDefault="005862B6" w:rsidP="005862B6">
      <w:pPr>
        <w:pStyle w:val="TF-FONTE"/>
        <w:ind w:left="-70"/>
      </w:pPr>
      <w:bookmarkStart w:id="319" w:name="_Toc419598578"/>
      <w:bookmarkStart w:id="320" w:name="_Toc420721319"/>
      <w:bookmarkStart w:id="321" w:name="_Toc420721469"/>
      <w:bookmarkStart w:id="322" w:name="_Toc420721564"/>
      <w:bookmarkStart w:id="323" w:name="_Toc420721770"/>
      <w:bookmarkStart w:id="324" w:name="_Toc420723211"/>
      <w:bookmarkStart w:id="325" w:name="_Toc482682373"/>
      <w:bookmarkStart w:id="326" w:name="_Toc54164906"/>
      <w:bookmarkStart w:id="327" w:name="_Toc54169318"/>
      <w:bookmarkStart w:id="328" w:name="_Toc96347428"/>
      <w:bookmarkStart w:id="329" w:name="_Toc96357712"/>
      <w:r>
        <w:t>Fonte: elaborado pelo autor.</w:t>
      </w:r>
    </w:p>
    <w:p w14:paraId="723FE6F6" w14:textId="1A774750" w:rsidR="005862B6" w:rsidRDefault="005862B6" w:rsidP="005862B6">
      <w:pPr>
        <w:pStyle w:val="TF-TEXTO"/>
      </w:pPr>
      <w:r w:rsidRPr="000E2B1E">
        <w:t xml:space="preserve">O </w:t>
      </w:r>
      <w:r>
        <w:t xml:space="preserve">espaçamento, </w:t>
      </w:r>
      <w:r w:rsidRPr="00E7198D">
        <w:t>também</w:t>
      </w:r>
      <w:r>
        <w:t xml:space="preserve"> definido no modelo, deve ser conforme indicado no </w:t>
      </w:r>
      <w:r>
        <w:fldChar w:fldCharType="begin"/>
      </w:r>
      <w:r>
        <w:instrText xml:space="preserve"> REF _Ref390756897 \h </w:instrText>
      </w:r>
      <w:r>
        <w:fldChar w:fldCharType="separate"/>
      </w:r>
      <w:r w:rsidR="00FC0322">
        <w:t xml:space="preserve">Quadro </w:t>
      </w:r>
      <w:r w:rsidR="00FC0322">
        <w:rPr>
          <w:noProof/>
        </w:rPr>
        <w:t>3</w:t>
      </w:r>
      <w:r>
        <w:fldChar w:fldCharType="end"/>
      </w:r>
      <w:r>
        <w:t>.</w:t>
      </w:r>
    </w:p>
    <w:p w14:paraId="188C6820" w14:textId="1388FBA9" w:rsidR="005862B6" w:rsidRDefault="005862B6" w:rsidP="005862B6">
      <w:pPr>
        <w:pStyle w:val="TF-LEGENDA"/>
      </w:pPr>
      <w:bookmarkStart w:id="330" w:name="_Ref390756897"/>
      <w:bookmarkStart w:id="331" w:name="_Toc97088220"/>
      <w:bookmarkStart w:id="332" w:name="_Toc383500205"/>
      <w:bookmarkStart w:id="333" w:name="_Toc511927347"/>
      <w:r>
        <w:t xml:space="preserve">Quadro </w:t>
      </w:r>
      <w:fldSimple w:instr=" SEQ Quadro \* ARABIC ">
        <w:r w:rsidR="00FC0322">
          <w:rPr>
            <w:noProof/>
          </w:rPr>
          <w:t>3</w:t>
        </w:r>
      </w:fldSimple>
      <w:bookmarkEnd w:id="330"/>
      <w:r>
        <w:t xml:space="preserve"> - </w:t>
      </w:r>
      <w:bookmarkEnd w:id="331"/>
      <w:bookmarkEnd w:id="332"/>
      <w:r>
        <w:t>Espaçamento</w:t>
      </w:r>
      <w:bookmarkEnd w:id="333"/>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02"/>
        <w:gridCol w:w="5327"/>
      </w:tblGrid>
      <w:tr w:rsidR="005862B6" w14:paraId="5CDB6604" w14:textId="77777777" w:rsidTr="009368E6">
        <w:trPr>
          <w:jc w:val="right"/>
        </w:trPr>
        <w:tc>
          <w:tcPr>
            <w:tcW w:w="2234" w:type="pct"/>
          </w:tcPr>
          <w:p w14:paraId="5D8357BC" w14:textId="77777777" w:rsidR="005862B6" w:rsidRDefault="005862B6" w:rsidP="00E36EE8">
            <w:pPr>
              <w:pStyle w:val="TF-TEXTO-QUADRO"/>
              <w:rPr>
                <w:b/>
              </w:rPr>
            </w:pPr>
            <w:r>
              <w:rPr>
                <w:b/>
              </w:rPr>
              <w:t>USO</w:t>
            </w:r>
          </w:p>
        </w:tc>
        <w:tc>
          <w:tcPr>
            <w:tcW w:w="2766" w:type="pct"/>
          </w:tcPr>
          <w:p w14:paraId="12C9A569" w14:textId="77777777" w:rsidR="005862B6" w:rsidRDefault="005862B6" w:rsidP="00E36EE8">
            <w:pPr>
              <w:pStyle w:val="TF-TEXTO-QUADRO"/>
              <w:rPr>
                <w:b/>
              </w:rPr>
            </w:pPr>
            <w:r>
              <w:rPr>
                <w:b/>
              </w:rPr>
              <w:t>ESPAÇAMENTO</w:t>
            </w:r>
          </w:p>
        </w:tc>
      </w:tr>
      <w:tr w:rsidR="009368E6" w14:paraId="0DA8CDEA" w14:textId="77777777" w:rsidTr="009368E6">
        <w:trPr>
          <w:jc w:val="right"/>
        </w:trPr>
        <w:tc>
          <w:tcPr>
            <w:tcW w:w="2234" w:type="pct"/>
          </w:tcPr>
          <w:p w14:paraId="67E57C1F" w14:textId="77777777" w:rsidR="009368E6" w:rsidRDefault="009368E6" w:rsidP="009368E6">
            <w:pPr>
              <w:pStyle w:val="TF-TEXTO-QUADRO"/>
            </w:pPr>
            <w:r>
              <w:t>título de capítulo ou seção primária (1)</w:t>
            </w:r>
          </w:p>
          <w:p w14:paraId="69D794D7" w14:textId="77777777" w:rsidR="009368E6" w:rsidRDefault="009368E6" w:rsidP="009368E6">
            <w:pPr>
              <w:pStyle w:val="TF-TEXTO-QUADRO"/>
            </w:pPr>
            <w:r>
              <w:t>título de seção secundária (1.1)</w:t>
            </w:r>
          </w:p>
          <w:p w14:paraId="0E75E54F" w14:textId="77777777" w:rsidR="009368E6" w:rsidRDefault="009368E6" w:rsidP="009368E6">
            <w:pPr>
              <w:pStyle w:val="TF-TEXTO-QUADRO"/>
            </w:pPr>
            <w:r>
              <w:t>título de seção terciária (1.1.1)</w:t>
            </w:r>
          </w:p>
          <w:p w14:paraId="5BEABC13" w14:textId="77777777" w:rsidR="009368E6" w:rsidRDefault="009368E6" w:rsidP="009368E6">
            <w:pPr>
              <w:pStyle w:val="TF-TEXTO-QUADRO"/>
            </w:pPr>
            <w:r>
              <w:t>título de seção quaternária (1.1.1.1)</w:t>
            </w:r>
          </w:p>
          <w:p w14:paraId="573DFD77" w14:textId="77777777" w:rsidR="009368E6" w:rsidRDefault="009368E6" w:rsidP="009368E6">
            <w:pPr>
              <w:pStyle w:val="TF-TEXTO-QUADRO"/>
            </w:pPr>
            <w:r>
              <w:t>título da seção quinária (1.1.1.1.1)</w:t>
            </w:r>
          </w:p>
        </w:tc>
        <w:tc>
          <w:tcPr>
            <w:tcW w:w="2766" w:type="pct"/>
          </w:tcPr>
          <w:p w14:paraId="0031B2E6" w14:textId="77777777" w:rsidR="009368E6" w:rsidRDefault="009368E6" w:rsidP="009368E6">
            <w:pPr>
              <w:pStyle w:val="TF-TEXTO-QUADRO"/>
            </w:pPr>
            <w:r>
              <w:t>espaço simples, com 12pt antes do parágrafo</w:t>
            </w:r>
          </w:p>
        </w:tc>
      </w:tr>
      <w:tr w:rsidR="005862B6" w14:paraId="3F5510B7" w14:textId="77777777" w:rsidTr="009368E6">
        <w:trPr>
          <w:jc w:val="right"/>
        </w:trPr>
        <w:tc>
          <w:tcPr>
            <w:tcW w:w="2234" w:type="pct"/>
          </w:tcPr>
          <w:p w14:paraId="1FF051DE" w14:textId="77777777" w:rsidR="005862B6" w:rsidRDefault="005862B6" w:rsidP="00E36EE8">
            <w:pPr>
              <w:pStyle w:val="TF-TEXTO-QUADRO"/>
            </w:pPr>
            <w:r>
              <w:t xml:space="preserve">texto </w:t>
            </w:r>
          </w:p>
        </w:tc>
        <w:tc>
          <w:tcPr>
            <w:tcW w:w="2766" w:type="pct"/>
          </w:tcPr>
          <w:p w14:paraId="61817AE8" w14:textId="77777777" w:rsidR="005862B6" w:rsidRDefault="005862B6" w:rsidP="00E36EE8">
            <w:pPr>
              <w:pStyle w:val="TF-TEXTO-QUADRO"/>
            </w:pPr>
            <w:r>
              <w:t xml:space="preserve">espaço </w:t>
            </w:r>
            <w:r w:rsidR="009368E6">
              <w:t>simples, com 6 pt antes do parágrafo</w:t>
            </w:r>
          </w:p>
        </w:tc>
      </w:tr>
      <w:tr w:rsidR="005862B6" w14:paraId="66A76C68" w14:textId="77777777" w:rsidTr="009368E6">
        <w:trPr>
          <w:jc w:val="right"/>
        </w:trPr>
        <w:tc>
          <w:tcPr>
            <w:tcW w:w="2234" w:type="pct"/>
          </w:tcPr>
          <w:p w14:paraId="3D6F0EAD" w14:textId="77777777" w:rsidR="005862B6" w:rsidRDefault="005862B6" w:rsidP="00E36EE8">
            <w:pPr>
              <w:pStyle w:val="TF-TEXTO-QUADRO"/>
            </w:pPr>
            <w:r>
              <w:t>citação direta com mais de três linhas</w:t>
            </w:r>
          </w:p>
        </w:tc>
        <w:tc>
          <w:tcPr>
            <w:tcW w:w="2766" w:type="pct"/>
          </w:tcPr>
          <w:p w14:paraId="6892E6A6" w14:textId="77777777" w:rsidR="005862B6" w:rsidRDefault="005862B6" w:rsidP="00E36EE8">
            <w:pPr>
              <w:pStyle w:val="TF-TEXTO-QUADRO"/>
            </w:pPr>
            <w:r>
              <w:t xml:space="preserve">espaço simples </w:t>
            </w:r>
            <w:r w:rsidR="009368E6">
              <w:t>com 6pt antes e depois do parágrafo</w:t>
            </w:r>
          </w:p>
        </w:tc>
      </w:tr>
      <w:tr w:rsidR="009368E6" w14:paraId="76952E75" w14:textId="77777777" w:rsidTr="009368E6">
        <w:trPr>
          <w:jc w:val="right"/>
        </w:trPr>
        <w:tc>
          <w:tcPr>
            <w:tcW w:w="2234" w:type="pct"/>
          </w:tcPr>
          <w:p w14:paraId="3FF6C685" w14:textId="77777777" w:rsidR="009368E6" w:rsidRDefault="009368E6" w:rsidP="009368E6">
            <w:pPr>
              <w:pStyle w:val="TF-TEXTO-QUADRO"/>
            </w:pPr>
            <w:r>
              <w:t>itens (alíneas)</w:t>
            </w:r>
          </w:p>
        </w:tc>
        <w:tc>
          <w:tcPr>
            <w:tcW w:w="2766" w:type="pct"/>
          </w:tcPr>
          <w:p w14:paraId="792AB601" w14:textId="77777777" w:rsidR="009368E6" w:rsidRDefault="009368E6" w:rsidP="009368E6">
            <w:pPr>
              <w:pStyle w:val="TF-TEXTO-QUADRO"/>
            </w:pPr>
            <w:r>
              <w:t>espaço simples, com 6 pt antes do parágrafo</w:t>
            </w:r>
          </w:p>
        </w:tc>
      </w:tr>
      <w:tr w:rsidR="005862B6" w14:paraId="473E4E7D" w14:textId="77777777" w:rsidTr="009368E6">
        <w:trPr>
          <w:jc w:val="right"/>
        </w:trPr>
        <w:tc>
          <w:tcPr>
            <w:tcW w:w="2234" w:type="pct"/>
          </w:tcPr>
          <w:p w14:paraId="5424467F" w14:textId="77777777" w:rsidR="005862B6" w:rsidRDefault="005862B6" w:rsidP="00E36EE8">
            <w:pPr>
              <w:pStyle w:val="TF-TEXTO-QUADRO"/>
            </w:pPr>
            <w:r>
              <w:t>referência bibliográfica</w:t>
            </w:r>
          </w:p>
        </w:tc>
        <w:tc>
          <w:tcPr>
            <w:tcW w:w="2766" w:type="pct"/>
          </w:tcPr>
          <w:p w14:paraId="0EB16A0E" w14:textId="77777777" w:rsidR="005862B6" w:rsidRDefault="009368E6" w:rsidP="00E36EE8">
            <w:pPr>
              <w:pStyle w:val="TF-TEXTO-QUADRO"/>
            </w:pPr>
            <w:r>
              <w:t>espaço simples, com 6 pt antes do parágrafo</w:t>
            </w:r>
          </w:p>
        </w:tc>
      </w:tr>
      <w:tr w:rsidR="009368E6" w14:paraId="6528F435" w14:textId="77777777" w:rsidTr="009368E6">
        <w:trPr>
          <w:jc w:val="right"/>
        </w:trPr>
        <w:tc>
          <w:tcPr>
            <w:tcW w:w="2234" w:type="pct"/>
          </w:tcPr>
          <w:p w14:paraId="3C55DC1D" w14:textId="77777777" w:rsidR="009368E6" w:rsidRDefault="009368E6" w:rsidP="009368E6">
            <w:pPr>
              <w:pStyle w:val="TF-TEXTO-QUADRO"/>
            </w:pPr>
            <w:r>
              <w:t>legenda e texto de ilustração/tabela</w:t>
            </w:r>
          </w:p>
        </w:tc>
        <w:tc>
          <w:tcPr>
            <w:tcW w:w="2766" w:type="pct"/>
          </w:tcPr>
          <w:p w14:paraId="44EA220C" w14:textId="77777777" w:rsidR="009368E6" w:rsidRDefault="009368E6" w:rsidP="009368E6">
            <w:pPr>
              <w:pStyle w:val="TF-TEXTO-QUADRO"/>
            </w:pPr>
            <w:r>
              <w:t>espaço simples, com 6 pt antes do parágrafo</w:t>
            </w:r>
          </w:p>
        </w:tc>
      </w:tr>
      <w:tr w:rsidR="009368E6" w14:paraId="5678F43A" w14:textId="77777777" w:rsidTr="009368E6">
        <w:trPr>
          <w:jc w:val="right"/>
        </w:trPr>
        <w:tc>
          <w:tcPr>
            <w:tcW w:w="2234" w:type="pct"/>
          </w:tcPr>
          <w:p w14:paraId="6F2D8AE4" w14:textId="77777777" w:rsidR="009368E6" w:rsidRDefault="009368E6" w:rsidP="009368E6">
            <w:pPr>
              <w:pStyle w:val="TF-TEXTO-QUADRO"/>
            </w:pPr>
            <w:r>
              <w:t>fonte</w:t>
            </w:r>
          </w:p>
        </w:tc>
        <w:tc>
          <w:tcPr>
            <w:tcW w:w="2766" w:type="pct"/>
          </w:tcPr>
          <w:p w14:paraId="41362D69" w14:textId="77777777" w:rsidR="009368E6" w:rsidRDefault="009368E6" w:rsidP="009368E6">
            <w:pPr>
              <w:pStyle w:val="TF-TEXTO-QUADRO"/>
            </w:pPr>
            <w:r>
              <w:t>espaço simples, com 0pt antes do parágrafo</w:t>
            </w:r>
          </w:p>
        </w:tc>
      </w:tr>
    </w:tbl>
    <w:p w14:paraId="793E422A" w14:textId="77777777" w:rsidR="005862B6" w:rsidRPr="00F51785" w:rsidRDefault="005862B6" w:rsidP="00B05B40">
      <w:pPr>
        <w:pStyle w:val="TF-FONTE"/>
      </w:pPr>
      <w:r>
        <w:t>Fonte: elaborado pelo autor.</w:t>
      </w:r>
    </w:p>
    <w:p w14:paraId="647D3114" w14:textId="77777777" w:rsidR="005862B6" w:rsidRDefault="005862B6" w:rsidP="00B05B40">
      <w:pPr>
        <w:pStyle w:val="TF-TEXTO"/>
      </w:pPr>
      <w:r>
        <w:t>Na disposição gráfica de itens (alíneas) devem ser observados os seguintes quesitos:</w:t>
      </w:r>
    </w:p>
    <w:p w14:paraId="31D0B4CB" w14:textId="77777777" w:rsidR="005862B6" w:rsidRDefault="005862B6" w:rsidP="00B05B40">
      <w:pPr>
        <w:pStyle w:val="TF-ALNEA"/>
        <w:numPr>
          <w:ilvl w:val="0"/>
          <w:numId w:val="5"/>
        </w:numPr>
      </w:pPr>
      <w:r>
        <w:t>o texto que antecede os itens termina com dois pontos;</w:t>
      </w:r>
    </w:p>
    <w:p w14:paraId="2EB49222" w14:textId="77777777" w:rsidR="005862B6" w:rsidRDefault="005862B6" w:rsidP="005862B6">
      <w:pPr>
        <w:pStyle w:val="TF-ALNEA"/>
        <w:numPr>
          <w:ilvl w:val="0"/>
          <w:numId w:val="5"/>
        </w:numPr>
      </w:pPr>
      <w:r>
        <w:t>cada item deve iniciar com uma letra minúscula seguida de fecha parênteses e terminar com um ponto e vírgula, sendo que o último item termina com ponto (FORMATO: TF-ALÍNEA);</w:t>
      </w:r>
    </w:p>
    <w:p w14:paraId="6056F9A4" w14:textId="77777777" w:rsidR="005862B6" w:rsidRDefault="005862B6" w:rsidP="005862B6">
      <w:pPr>
        <w:pStyle w:val="TF-ALNEA"/>
        <w:numPr>
          <w:ilvl w:val="0"/>
          <w:numId w:val="5"/>
        </w:numPr>
      </w:pPr>
      <w:r>
        <w:t>o texto de cada item inicia com letra minúscula, exceto nomes próprios;</w:t>
      </w:r>
    </w:p>
    <w:p w14:paraId="03B3F9E0" w14:textId="77777777" w:rsidR="005862B6" w:rsidRDefault="005862B6" w:rsidP="005862B6">
      <w:pPr>
        <w:pStyle w:val="TF-ALNEA"/>
        <w:numPr>
          <w:ilvl w:val="0"/>
          <w:numId w:val="5"/>
        </w:numPr>
      </w:pPr>
      <w:r>
        <w:t>quando contiver subitens, os mesmos devem iniciar com hífen colocado sob a primeira letra do texto do item correspondente (FORMATO: TF-SUBALÍNEA nível 1 ou TF-SUBALÍNEA nível 2, conforme o caso). Nesse caso, cada subitem deve terminar com uma vírgula, exceto o último que termina com ponto ou com ponto e vírgula.</w:t>
      </w:r>
    </w:p>
    <w:p w14:paraId="2A85AC11" w14:textId="77777777" w:rsidR="005862B6" w:rsidRDefault="005862B6" w:rsidP="005862B6">
      <w:pPr>
        <w:pStyle w:val="TF-TEXTO"/>
      </w:pPr>
      <w:r>
        <w:t>Segue um exemplo:</w:t>
      </w:r>
    </w:p>
    <w:p w14:paraId="6526C9A9" w14:textId="77777777" w:rsidR="005862B6" w:rsidRDefault="005862B6" w:rsidP="005862B6">
      <w:pPr>
        <w:pStyle w:val="TF-ALNEA"/>
        <w:numPr>
          <w:ilvl w:val="0"/>
          <w:numId w:val="3"/>
        </w:numPr>
      </w:pPr>
      <w:r>
        <w:t>cada item inicia com letra minúscula, cada item inicia com letra minúscula, cada item inicia com letra minúscula, cada item inicia com letra minúscula (FORMATO: TF-ALÍNEA);</w:t>
      </w:r>
    </w:p>
    <w:p w14:paraId="1C134F29" w14:textId="77777777" w:rsidR="005862B6" w:rsidRDefault="005862B6" w:rsidP="005862B6">
      <w:pPr>
        <w:pStyle w:val="TF-ALNEA"/>
      </w:pPr>
      <w:r>
        <w:t>cada item inicia com letra minúscula, cada item inicia com letra minúscula, cada item inicia com letra minúscula, cada item inicia com letra minúscula (FORMATO: TF-ALÍNEA):</w:t>
      </w:r>
    </w:p>
    <w:p w14:paraId="2BD0878D" w14:textId="77777777" w:rsidR="005862B6" w:rsidRDefault="005862B6" w:rsidP="005862B6">
      <w:pPr>
        <w:pStyle w:val="TF-SUBALNEAnvel1"/>
      </w:pPr>
      <w:r>
        <w:t xml:space="preserve">cada subitem (nível 1) inicia com letra minúscula, cada subitem (nível 1) inicia com letra minúscula (FORMATO: TF-SUBALÍNEA nível 1): </w:t>
      </w:r>
    </w:p>
    <w:p w14:paraId="79ECF3C7" w14:textId="77777777" w:rsidR="005862B6" w:rsidRDefault="005862B6" w:rsidP="005862B6">
      <w:pPr>
        <w:pStyle w:val="TF-SUBALNEAnvel2"/>
      </w:pPr>
      <w:r>
        <w:t>cada subitem (nível 2) inicia com letra minúscula, cada subitem (nível 2) inicia com letra minúscula (FORMATO: TF-SUBALÍNEA nível 2),</w:t>
      </w:r>
    </w:p>
    <w:p w14:paraId="1251050B" w14:textId="77777777" w:rsidR="005862B6" w:rsidRDefault="005862B6" w:rsidP="005862B6">
      <w:pPr>
        <w:pStyle w:val="TF-SUBALNEAnvel2"/>
      </w:pPr>
      <w:r>
        <w:t xml:space="preserve">cada subitem (nível 2) inicia com letra minúscula, cada subitem (nível 2) inicia com letra minúscula (FORMATO: TF-SUBALÍNEA nível 2), </w:t>
      </w:r>
    </w:p>
    <w:p w14:paraId="493B3244" w14:textId="77777777" w:rsidR="005862B6" w:rsidRDefault="005862B6" w:rsidP="005862B6">
      <w:pPr>
        <w:pStyle w:val="TF-SUBALNEAnvel1"/>
      </w:pPr>
      <w:bookmarkStart w:id="334" w:name="_Toc420721460"/>
      <w:r>
        <w:t xml:space="preserve">cada subitem (nível 1) inicia com letra minúscula, cada subitem (nível 1) inicia com letra minúscula (FORMATO: TF-SUBALÍNEA nível 1); </w:t>
      </w:r>
    </w:p>
    <w:p w14:paraId="7F04282D" w14:textId="77777777" w:rsidR="005862B6" w:rsidRDefault="005862B6" w:rsidP="005862B6">
      <w:pPr>
        <w:pStyle w:val="TF-ALNEA"/>
        <w:numPr>
          <w:ilvl w:val="0"/>
          <w:numId w:val="3"/>
        </w:numPr>
      </w:pPr>
      <w:r>
        <w:t>cada item inicia com letra minúscula, cada item inicia com letra minúscula, cada item inicia com letra minúscula, cada item inicia com letra minúscula (FORMATO: TF-ALÍNEA).</w:t>
      </w:r>
    </w:p>
    <w:p w14:paraId="5D863F81" w14:textId="1C854372" w:rsidR="005862B6" w:rsidRPr="009D7E91" w:rsidRDefault="005862B6" w:rsidP="005862B6">
      <w:pPr>
        <w:pStyle w:val="Ttulo4"/>
      </w:pPr>
      <w:bookmarkStart w:id="335" w:name="_Toc96491854"/>
      <w:bookmarkEnd w:id="334"/>
      <w:r w:rsidRPr="009D7E91">
        <w:t>Exemplo de título de seção quaternária [FORMATO: TF-TÍTULO 4</w:t>
      </w:r>
      <w:bookmarkEnd w:id="319"/>
      <w:bookmarkEnd w:id="320"/>
      <w:bookmarkEnd w:id="321"/>
      <w:bookmarkEnd w:id="322"/>
      <w:bookmarkEnd w:id="323"/>
      <w:bookmarkEnd w:id="324"/>
      <w:bookmarkEnd w:id="325"/>
      <w:bookmarkEnd w:id="326"/>
      <w:bookmarkEnd w:id="327"/>
      <w:bookmarkEnd w:id="328"/>
      <w:bookmarkEnd w:id="329"/>
      <w:bookmarkEnd w:id="335"/>
      <w:r w:rsidRPr="009D7E91">
        <w:t>]</w:t>
      </w:r>
    </w:p>
    <w:p w14:paraId="023F2D21" w14:textId="77777777" w:rsidR="005862B6" w:rsidRDefault="005862B6" w:rsidP="005862B6">
      <w:pPr>
        <w:pStyle w:val="TF-TEXTO"/>
      </w:pPr>
      <w:r>
        <w:t>Formato: TF-TEXTO.</w:t>
      </w:r>
    </w:p>
    <w:p w14:paraId="4CB308BB" w14:textId="77777777" w:rsidR="005862B6" w:rsidRPr="009D7E91" w:rsidRDefault="005862B6" w:rsidP="005862B6">
      <w:pPr>
        <w:pStyle w:val="Ttulo5"/>
      </w:pPr>
      <w:bookmarkStart w:id="336" w:name="_Toc419598579"/>
      <w:bookmarkStart w:id="337" w:name="_Toc420721320"/>
      <w:bookmarkStart w:id="338" w:name="_Toc420721470"/>
      <w:bookmarkStart w:id="339" w:name="_Toc420721565"/>
      <w:bookmarkStart w:id="340" w:name="_Toc420721771"/>
      <w:bookmarkStart w:id="341" w:name="_Toc420723212"/>
      <w:bookmarkStart w:id="342" w:name="_Toc482682374"/>
      <w:bookmarkStart w:id="343" w:name="_Toc54164907"/>
      <w:bookmarkStart w:id="344" w:name="_Toc54169319"/>
      <w:bookmarkStart w:id="345" w:name="_Toc96347429"/>
      <w:bookmarkStart w:id="346" w:name="_Toc96357713"/>
      <w:bookmarkStart w:id="347" w:name="_Toc96491855"/>
      <w:r w:rsidRPr="009D7E91">
        <w:lastRenderedPageBreak/>
        <w:t>Exemplo de título de seção quinária [FORMATO: TF-TÍTULO 5</w:t>
      </w:r>
      <w:bookmarkEnd w:id="336"/>
      <w:bookmarkEnd w:id="337"/>
      <w:bookmarkEnd w:id="338"/>
      <w:bookmarkEnd w:id="339"/>
      <w:bookmarkEnd w:id="340"/>
      <w:bookmarkEnd w:id="341"/>
      <w:bookmarkEnd w:id="342"/>
      <w:bookmarkEnd w:id="343"/>
      <w:bookmarkEnd w:id="344"/>
      <w:bookmarkEnd w:id="345"/>
      <w:bookmarkEnd w:id="346"/>
      <w:bookmarkEnd w:id="347"/>
      <w:r w:rsidRPr="009D7E91">
        <w:t>]</w:t>
      </w:r>
    </w:p>
    <w:p w14:paraId="0B62BB31" w14:textId="77777777" w:rsidR="005862B6" w:rsidRDefault="005862B6" w:rsidP="005862B6">
      <w:pPr>
        <w:pStyle w:val="TF-TEXTO"/>
      </w:pPr>
      <w:r>
        <w:t>Formato: TF-TEXTO.</w:t>
      </w:r>
    </w:p>
    <w:p w14:paraId="65B3F554" w14:textId="77777777" w:rsidR="005862B6" w:rsidRDefault="005862B6" w:rsidP="00B05B40">
      <w:pPr>
        <w:pStyle w:val="Ttulo3"/>
      </w:pPr>
      <w:bookmarkStart w:id="348" w:name="_Toc511928428"/>
      <w:bookmarkStart w:id="349" w:name="_Toc96491856"/>
      <w:r>
        <w:t>Formatação de quadros, figuras e tabelas</w:t>
      </w:r>
      <w:bookmarkEnd w:id="348"/>
    </w:p>
    <w:p w14:paraId="43D79000" w14:textId="24567AF9" w:rsidR="005862B6" w:rsidRDefault="005862B6" w:rsidP="005862B6">
      <w:pPr>
        <w:pStyle w:val="TF-TEXTO"/>
      </w:pPr>
      <w:r>
        <w:t xml:space="preserve">Um quadro contém apenas informações textuais, que podem ser agrupadas em colunas. Uma figura contém, além das informações textuais, pelo menos um elemento gráfico. Uma tabela é uma apresentação tabular de informações </w:t>
      </w:r>
      <w:r w:rsidRPr="00877B61">
        <w:rPr>
          <w:b/>
          <w:bCs/>
        </w:rPr>
        <w:t>numéricas</w:t>
      </w:r>
      <w:r>
        <w:t xml:space="preserve"> relacionadas.</w:t>
      </w:r>
    </w:p>
    <w:p w14:paraId="3FBC2CD6" w14:textId="77777777" w:rsidR="005862B6" w:rsidRDefault="005862B6" w:rsidP="005862B6">
      <w:pPr>
        <w:pStyle w:val="TF-TEXTO"/>
      </w:pPr>
      <w:r>
        <w:t xml:space="preserve">Os quadros, figuras e tabelas são identificados na parte superior por uma legenda (a qual deve estar centralizada) composta pela palavra designativa (Figura, Quadro ou Tabela, conforme o caso), seguida de seu número em algarismo arábico (usar numeração progressiva, uma sequência para os quadros, outra para as figuras e outra para as tabelas), de hífen e do título. As ilustrações devem: </w:t>
      </w:r>
    </w:p>
    <w:p w14:paraId="3110E99B" w14:textId="77777777" w:rsidR="005862B6" w:rsidRDefault="005862B6" w:rsidP="005862B6">
      <w:pPr>
        <w:pStyle w:val="TF-ALNEA"/>
        <w:numPr>
          <w:ilvl w:val="0"/>
          <w:numId w:val="7"/>
        </w:numPr>
      </w:pPr>
      <w:r>
        <w:t xml:space="preserve">aparecer centralizadas no texto; </w:t>
      </w:r>
    </w:p>
    <w:p w14:paraId="70DEAD4E" w14:textId="62E97C57" w:rsidR="005862B6" w:rsidRDefault="005862B6" w:rsidP="005862B6">
      <w:pPr>
        <w:pStyle w:val="TF-ALNEA"/>
        <w:numPr>
          <w:ilvl w:val="0"/>
          <w:numId w:val="7"/>
        </w:numPr>
      </w:pPr>
      <w:r>
        <w:t>estar delimitadas por uma moldura simples</w:t>
      </w:r>
      <w:r w:rsidR="00573A96">
        <w:t xml:space="preserve"> </w:t>
      </w:r>
      <w:r w:rsidR="004E698D">
        <w:t>(com exceção das tabelas não quais não devem ser usadas bordas (linhas) verticais em suas extremidades)</w:t>
      </w:r>
      <w:r>
        <w:t xml:space="preserve">; </w:t>
      </w:r>
    </w:p>
    <w:p w14:paraId="29AB8CE9" w14:textId="77777777" w:rsidR="005862B6" w:rsidRDefault="005862B6" w:rsidP="005862B6">
      <w:pPr>
        <w:pStyle w:val="TF-ALNEA"/>
        <w:numPr>
          <w:ilvl w:val="0"/>
          <w:numId w:val="7"/>
        </w:numPr>
      </w:pPr>
      <w:r>
        <w:t xml:space="preserve">aparecer numa única página (quando o tamanho não exceder o da página), inclusive a legenda;  </w:t>
      </w:r>
    </w:p>
    <w:p w14:paraId="35499EFC" w14:textId="77777777" w:rsidR="005862B6" w:rsidRDefault="005862B6" w:rsidP="005862B6">
      <w:pPr>
        <w:pStyle w:val="TF-ALNEA"/>
        <w:numPr>
          <w:ilvl w:val="0"/>
          <w:numId w:val="7"/>
        </w:numPr>
      </w:pPr>
      <w:r>
        <w:t xml:space="preserve">serem inseridas o mais próximo possível do trecho a que se referem pela primeira vez. </w:t>
      </w:r>
    </w:p>
    <w:p w14:paraId="6465094E" w14:textId="2CC40E38" w:rsidR="005862B6" w:rsidRDefault="005862B6" w:rsidP="005862B6">
      <w:pPr>
        <w:pStyle w:val="TF-TEXTO"/>
      </w:pPr>
      <w:r>
        <w:t xml:space="preserve">Toda ilustração deve ter fonte, </w:t>
      </w:r>
      <w:r w:rsidR="00CC7608">
        <w:t>centralizada</w:t>
      </w:r>
      <w:r>
        <w:t>. Quando foi o próprio autor que fez a ilustração, deve inserir o texto: “Fonte: elaborado pelo autor”.</w:t>
      </w:r>
    </w:p>
    <w:p w14:paraId="1322D46C" w14:textId="77777777" w:rsidR="005862B6" w:rsidRDefault="005862B6" w:rsidP="005862B6">
      <w:pPr>
        <w:pStyle w:val="TF-TEXTO"/>
      </w:pPr>
      <w:r>
        <w:t xml:space="preserve">Observa-se que quando um código fonte for descrito dentro de um quadro, deve-se utilizar letra do tipo </w:t>
      </w:r>
      <w:r w:rsidRPr="009368E6">
        <w:rPr>
          <w:rStyle w:val="TF-COURIER9"/>
        </w:rPr>
        <w:t xml:space="preserve">courier new </w:t>
      </w:r>
      <w:r w:rsidR="009368E6" w:rsidRPr="009368E6">
        <w:rPr>
          <w:rStyle w:val="TF-COURIER9"/>
        </w:rPr>
        <w:t>9pt</w:t>
      </w:r>
      <w:r>
        <w:t>. (TF-CÓDIGO-FONTE)</w:t>
      </w:r>
    </w:p>
    <w:p w14:paraId="7EF672EA" w14:textId="3C93B56B" w:rsidR="00573A96" w:rsidRDefault="005862B6" w:rsidP="00573A96">
      <w:pPr>
        <w:pStyle w:val="TF-TEXTO"/>
      </w:pPr>
      <w:r>
        <w:t>Exemplos de como se deve referenciar uma figura</w:t>
      </w:r>
      <w:r w:rsidR="003D0C23">
        <w:t xml:space="preserve">, </w:t>
      </w:r>
      <w:r>
        <w:t xml:space="preserve">um quadro e </w:t>
      </w:r>
      <w:r w:rsidR="003D0C23">
        <w:t xml:space="preserve">uma tabela </w:t>
      </w:r>
      <w:r w:rsidR="00412A40">
        <w:t xml:space="preserve">bem </w:t>
      </w:r>
      <w:r>
        <w:t>como descrevê-los são mostrados a seguir.</w:t>
      </w:r>
      <w:r w:rsidR="00573A96">
        <w:t xml:space="preserve"> </w:t>
      </w:r>
    </w:p>
    <w:p w14:paraId="29F1648E" w14:textId="7EB265EA" w:rsidR="005862B6" w:rsidRDefault="005862B6" w:rsidP="005862B6">
      <w:pPr>
        <w:pStyle w:val="TF-TEXTO"/>
      </w:pPr>
      <w:r>
        <w:t xml:space="preserve">Um exemplo de uma rede de Petri pode ser visto na </w:t>
      </w:r>
      <w:r>
        <w:fldChar w:fldCharType="begin"/>
      </w:r>
      <w:r>
        <w:instrText xml:space="preserve"> REF _Ref390756928 \h </w:instrText>
      </w:r>
      <w:r>
        <w:fldChar w:fldCharType="separate"/>
      </w:r>
      <w:r w:rsidR="00FC0322">
        <w:t xml:space="preserve">Figura </w:t>
      </w:r>
      <w:r w:rsidR="00FC0322">
        <w:rPr>
          <w:noProof/>
        </w:rPr>
        <w:t>1</w:t>
      </w:r>
      <w:r>
        <w:fldChar w:fldCharType="end"/>
      </w:r>
      <w:r>
        <w:t>.</w:t>
      </w:r>
    </w:p>
    <w:p w14:paraId="2CAB5DAD" w14:textId="7BF5DFFE" w:rsidR="005862B6" w:rsidRDefault="005862B6" w:rsidP="0071616D">
      <w:pPr>
        <w:pStyle w:val="TF-LEGENDA"/>
      </w:pPr>
      <w:bookmarkStart w:id="350" w:name="_Ref390756928"/>
      <w:bookmarkStart w:id="351" w:name="_Toc383500206"/>
      <w:bookmarkStart w:id="352" w:name="_Toc511928547"/>
      <w:r>
        <w:t xml:space="preserve">Figura </w:t>
      </w:r>
      <w:fldSimple w:instr=" SEQ Figura \* ARABIC ">
        <w:r w:rsidR="00FC0322">
          <w:rPr>
            <w:noProof/>
          </w:rPr>
          <w:t>1</w:t>
        </w:r>
      </w:fldSimple>
      <w:bookmarkEnd w:id="350"/>
      <w:r w:rsidR="000B1293">
        <w:t xml:space="preserve"> – </w:t>
      </w:r>
      <w:r>
        <w:t>Exemplo de uma rede de Petri</w:t>
      </w:r>
      <w:bookmarkEnd w:id="351"/>
      <w:bookmarkEnd w:id="352"/>
    </w:p>
    <w:p w14:paraId="45357144" w14:textId="4005B790" w:rsidR="005862B6" w:rsidRPr="00A804AD" w:rsidRDefault="00122EBD" w:rsidP="00A804AD">
      <w:pPr>
        <w:pStyle w:val="TF-FIGURA"/>
      </w:pPr>
      <w:r>
        <w:rPr>
          <w:noProof/>
        </w:rPr>
        <w:drawing>
          <wp:inline distT="0" distB="0" distL="0" distR="0" wp14:anchorId="2354273F" wp14:editId="5AA4F3C9">
            <wp:extent cx="1910715" cy="1480185"/>
            <wp:effectExtent l="19050" t="1905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10715" cy="1480185"/>
                    </a:xfrm>
                    <a:prstGeom prst="rect">
                      <a:avLst/>
                    </a:prstGeom>
                    <a:noFill/>
                    <a:ln w="6350" cmpd="sng">
                      <a:solidFill>
                        <a:srgbClr val="000000"/>
                      </a:solidFill>
                      <a:miter lim="800000"/>
                      <a:headEnd/>
                      <a:tailEnd/>
                    </a:ln>
                    <a:effectLst/>
                  </pic:spPr>
                </pic:pic>
              </a:graphicData>
            </a:graphic>
          </wp:inline>
        </w:drawing>
      </w:r>
    </w:p>
    <w:p w14:paraId="2E47191E" w14:textId="0FEA425B" w:rsidR="005862B6" w:rsidRDefault="005862B6" w:rsidP="00CC7608">
      <w:pPr>
        <w:pStyle w:val="TF-FONTE"/>
      </w:pPr>
      <w:r w:rsidRPr="00AE040E">
        <w:t>Fonte</w:t>
      </w:r>
      <w:r>
        <w:t>: Schubert (2003, p. 18).</w:t>
      </w:r>
    </w:p>
    <w:p w14:paraId="789B5E73" w14:textId="1A21E1FE" w:rsidR="005862B6" w:rsidRDefault="005862B6" w:rsidP="005862B6">
      <w:pPr>
        <w:pStyle w:val="TF-TEXTO"/>
      </w:pPr>
      <w:r>
        <w:t xml:space="preserve">Um exemplo de código fonte gerado a partir de uma especificação pode ser visto no </w:t>
      </w:r>
      <w:r>
        <w:fldChar w:fldCharType="begin"/>
      </w:r>
      <w:r>
        <w:instrText xml:space="preserve"> REF _Ref390756952 \h </w:instrText>
      </w:r>
      <w:r>
        <w:fldChar w:fldCharType="separate"/>
      </w:r>
      <w:r w:rsidR="00FC0322">
        <w:t xml:space="preserve">Quadro </w:t>
      </w:r>
      <w:r w:rsidR="00FC0322">
        <w:rPr>
          <w:noProof/>
        </w:rPr>
        <w:t>4</w:t>
      </w:r>
      <w:r>
        <w:fldChar w:fldCharType="end"/>
      </w:r>
      <w:r>
        <w:t>.</w:t>
      </w:r>
      <w:r w:rsidR="00A13AC3">
        <w:t xml:space="preserve"> </w:t>
      </w:r>
    </w:p>
    <w:p w14:paraId="7B8357B6" w14:textId="41778697" w:rsidR="005862B6" w:rsidRDefault="005862B6" w:rsidP="005862B6">
      <w:pPr>
        <w:pStyle w:val="TF-LEGENDA"/>
      </w:pPr>
      <w:bookmarkStart w:id="353" w:name="_Ref390756952"/>
      <w:bookmarkStart w:id="354" w:name="_Toc97088221"/>
      <w:bookmarkStart w:id="355" w:name="_Toc383500207"/>
      <w:bookmarkStart w:id="356" w:name="_Toc511927348"/>
      <w:r>
        <w:t xml:space="preserve">Quadro </w:t>
      </w:r>
      <w:fldSimple w:instr=" SEQ Quadro \* ARABIC ">
        <w:r w:rsidR="00FC0322">
          <w:rPr>
            <w:noProof/>
          </w:rPr>
          <w:t>4</w:t>
        </w:r>
      </w:fldSimple>
      <w:bookmarkEnd w:id="353"/>
      <w:r>
        <w:t xml:space="preserve"> – </w:t>
      </w:r>
      <w:r w:rsidR="005765E0">
        <w:t>F</w:t>
      </w:r>
      <w:r>
        <w:t>unções que verificam se as transições estão sensibilizadas</w:t>
      </w:r>
      <w:bookmarkEnd w:id="354"/>
      <w:bookmarkEnd w:id="355"/>
      <w:bookmarkEnd w:id="3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50"/>
      </w:tblGrid>
      <w:tr w:rsidR="005862B6" w:rsidRPr="0087190C" w14:paraId="018FF84A" w14:textId="77777777" w:rsidTr="00E36EE8">
        <w:trPr>
          <w:jc w:val="center"/>
        </w:trPr>
        <w:tc>
          <w:tcPr>
            <w:tcW w:w="6150" w:type="dxa"/>
          </w:tcPr>
          <w:p w14:paraId="78C8DDB8" w14:textId="3495449D" w:rsidR="005862B6" w:rsidRDefault="000E5C46" w:rsidP="00E36EE8">
            <w:pPr>
              <w:pStyle w:val="TF-CDIGO-FONTE"/>
            </w:pPr>
            <w:r>
              <w:t>f</w:t>
            </w:r>
            <w:r w:rsidR="005862B6">
              <w:t>unction T</w:t>
            </w:r>
            <w:r w:rsidR="005765E0">
              <w:t>e</w:t>
            </w:r>
            <w:r w:rsidR="005862B6">
              <w:t xml:space="preserve">struturaMalha.T1Sensibilizada: </w:t>
            </w:r>
            <w:r w:rsidR="005765E0">
              <w:t>Boolean</w:t>
            </w:r>
            <w:r w:rsidR="005862B6">
              <w:t>;</w:t>
            </w:r>
          </w:p>
          <w:p w14:paraId="4CEEDEBE" w14:textId="77777777" w:rsidR="005862B6" w:rsidRDefault="005862B6" w:rsidP="00E36EE8">
            <w:pPr>
              <w:pStyle w:val="TF-CDIGO-FONTE"/>
            </w:pPr>
            <w:r>
              <w:t>begin</w:t>
            </w:r>
          </w:p>
          <w:p w14:paraId="02E40574" w14:textId="77777777" w:rsidR="005862B6" w:rsidRDefault="005862B6" w:rsidP="00E36EE8">
            <w:pPr>
              <w:pStyle w:val="TF-CDIGO-FONTE"/>
            </w:pPr>
            <w:r>
              <w:t xml:space="preserve"> result := (Fp2 and Fp4);</w:t>
            </w:r>
          </w:p>
          <w:p w14:paraId="00B1F23C" w14:textId="77777777" w:rsidR="005862B6" w:rsidRDefault="005862B6" w:rsidP="00E36EE8">
            <w:pPr>
              <w:pStyle w:val="TF-CDIGO-FONTE"/>
            </w:pPr>
            <w:r>
              <w:t>end;</w:t>
            </w:r>
          </w:p>
          <w:p w14:paraId="45A69907" w14:textId="77777777" w:rsidR="005862B6" w:rsidRDefault="005862B6" w:rsidP="00E36EE8">
            <w:pPr>
              <w:pStyle w:val="TF-CDIGO-FONTE"/>
            </w:pPr>
          </w:p>
          <w:p w14:paraId="234978FB" w14:textId="77777777" w:rsidR="005862B6" w:rsidRDefault="005862B6" w:rsidP="00E36EE8">
            <w:pPr>
              <w:pStyle w:val="TF-CDIGO-FONTE"/>
            </w:pPr>
            <w:r>
              <w:t>function TEstruturaMalha.T2Sensibilizada: boolean;</w:t>
            </w:r>
          </w:p>
          <w:p w14:paraId="54B2FAF1" w14:textId="77777777" w:rsidR="005862B6" w:rsidRDefault="005862B6" w:rsidP="00E36EE8">
            <w:pPr>
              <w:pStyle w:val="TF-CDIGO-FONTE"/>
            </w:pPr>
            <w:r>
              <w:t>begin</w:t>
            </w:r>
          </w:p>
          <w:p w14:paraId="7151CD82" w14:textId="77777777" w:rsidR="005862B6" w:rsidRDefault="005862B6" w:rsidP="00E36EE8">
            <w:pPr>
              <w:pStyle w:val="TF-CDIGO-FONTE"/>
            </w:pPr>
            <w:r>
              <w:t xml:space="preserve"> result := (Fp1 and Fp3);</w:t>
            </w:r>
          </w:p>
          <w:p w14:paraId="6A45EBE3" w14:textId="77777777" w:rsidR="005862B6" w:rsidRDefault="005862B6" w:rsidP="00E36EE8">
            <w:pPr>
              <w:pStyle w:val="TF-CDIGO-FONTE"/>
            </w:pPr>
            <w:r>
              <w:t>end;</w:t>
            </w:r>
          </w:p>
          <w:p w14:paraId="17774074" w14:textId="77777777" w:rsidR="005862B6" w:rsidRDefault="005862B6" w:rsidP="00E36EE8">
            <w:pPr>
              <w:pStyle w:val="TF-CDIGO-FONTE"/>
            </w:pPr>
          </w:p>
          <w:p w14:paraId="54F06593" w14:textId="77777777" w:rsidR="005862B6" w:rsidRDefault="005862B6" w:rsidP="00E36EE8">
            <w:pPr>
              <w:pStyle w:val="TF-CDIGO-FONTE"/>
            </w:pPr>
            <w:r>
              <w:t>function TEstruturaMalha.T3Sensibilizada: boolean;</w:t>
            </w:r>
          </w:p>
          <w:p w14:paraId="2575A487" w14:textId="77777777" w:rsidR="005862B6" w:rsidRDefault="005862B6" w:rsidP="00E36EE8">
            <w:pPr>
              <w:pStyle w:val="TF-CDIGO-FONTE"/>
            </w:pPr>
            <w:r>
              <w:t>begin</w:t>
            </w:r>
          </w:p>
          <w:p w14:paraId="2D3586A4" w14:textId="77777777" w:rsidR="005862B6" w:rsidRDefault="005862B6" w:rsidP="00E36EE8">
            <w:pPr>
              <w:pStyle w:val="TF-CDIGO-FONTE"/>
            </w:pPr>
            <w:r>
              <w:t xml:space="preserve"> result := (Fp2 and Fp4);</w:t>
            </w:r>
          </w:p>
          <w:p w14:paraId="797B12DF" w14:textId="77777777" w:rsidR="005862B6" w:rsidRPr="00877B61" w:rsidRDefault="005862B6" w:rsidP="00E36EE8">
            <w:pPr>
              <w:pStyle w:val="TF-CDIGO-FONTE"/>
            </w:pPr>
            <w:r>
              <w:t>end;</w:t>
            </w:r>
          </w:p>
        </w:tc>
      </w:tr>
    </w:tbl>
    <w:p w14:paraId="0B34EB5A" w14:textId="211E3D6F" w:rsidR="005862B6" w:rsidRDefault="005862B6" w:rsidP="00CC7608">
      <w:pPr>
        <w:pStyle w:val="TF-FONTE"/>
      </w:pPr>
      <w:r w:rsidRPr="00AE040E">
        <w:t>Fonte</w:t>
      </w:r>
      <w:r>
        <w:t>: Schubert (</w:t>
      </w:r>
      <w:r w:rsidRPr="00AE040E">
        <w:t>2</w:t>
      </w:r>
      <w:r>
        <w:t>003, p. 63)</w:t>
      </w:r>
      <w:r w:rsidR="007F6F23">
        <w:t>.</w:t>
      </w:r>
    </w:p>
    <w:p w14:paraId="0D1DE17E" w14:textId="3705803A" w:rsidR="005862B6" w:rsidRDefault="005862B6" w:rsidP="005862B6">
      <w:pPr>
        <w:pStyle w:val="TF-TEXTO"/>
      </w:pPr>
      <w:r>
        <w:t>A quantidade de trabalhos finais realizados no Curso de Ciência da Computação (de 20</w:t>
      </w:r>
      <w:r w:rsidR="008A4A26">
        <w:t>1</w:t>
      </w:r>
      <w:r>
        <w:t xml:space="preserve">0 até 2014) é apresentada </w:t>
      </w:r>
      <w:bookmarkStart w:id="357" w:name="_Toc96498230"/>
      <w:bookmarkStart w:id="358" w:name="_Ref96498579"/>
      <w:bookmarkStart w:id="359" w:name="_Ref97088698"/>
      <w:bookmarkStart w:id="360" w:name="_Toc97089352"/>
      <w:bookmarkStart w:id="361" w:name="_Toc97089403"/>
      <w:r>
        <w:t>na</w:t>
      </w:r>
      <w:r w:rsidR="0025495C">
        <w:t xml:space="preserve"> </w:t>
      </w:r>
      <w:r w:rsidR="0025495C">
        <w:fldChar w:fldCharType="begin"/>
      </w:r>
      <w:r w:rsidR="0025495C">
        <w:instrText xml:space="preserve"> REF _Ref380071382 \h </w:instrText>
      </w:r>
      <w:r w:rsidR="0025495C">
        <w:fldChar w:fldCharType="separate"/>
      </w:r>
      <w:r w:rsidR="00FC0322">
        <w:t xml:space="preserve">Tabela </w:t>
      </w:r>
      <w:r w:rsidR="00FC0322">
        <w:rPr>
          <w:noProof/>
        </w:rPr>
        <w:t>1</w:t>
      </w:r>
      <w:r w:rsidR="0025495C">
        <w:fldChar w:fldCharType="end"/>
      </w:r>
      <w:r>
        <w:t>.</w:t>
      </w:r>
      <w:r w:rsidR="009F4D0A">
        <w:t xml:space="preserve"> </w:t>
      </w:r>
    </w:p>
    <w:p w14:paraId="4E605BE0" w14:textId="723C6F25" w:rsidR="005862B6" w:rsidRDefault="005862B6" w:rsidP="005862B6">
      <w:pPr>
        <w:pStyle w:val="TF-LEGENDA"/>
      </w:pPr>
      <w:bookmarkStart w:id="362" w:name="_Ref380071382"/>
      <w:bookmarkStart w:id="363" w:name="_Toc457404119"/>
      <w:bookmarkEnd w:id="357"/>
      <w:bookmarkEnd w:id="358"/>
      <w:bookmarkEnd w:id="359"/>
      <w:bookmarkEnd w:id="360"/>
      <w:bookmarkEnd w:id="361"/>
      <w:r>
        <w:lastRenderedPageBreak/>
        <w:t xml:space="preserve">Tabela </w:t>
      </w:r>
      <w:fldSimple w:instr=" SEQ Tabela \* ARABIC ">
        <w:r w:rsidR="00FC0322">
          <w:rPr>
            <w:noProof/>
          </w:rPr>
          <w:t>1</w:t>
        </w:r>
      </w:fldSimple>
      <w:bookmarkEnd w:id="362"/>
      <w:r>
        <w:t xml:space="preserve"> – </w:t>
      </w:r>
      <w:r w:rsidRPr="00BC0E8D">
        <w:t>Trabalhos</w:t>
      </w:r>
      <w:r>
        <w:t xml:space="preserve"> finais realizados no Curso de Ciência da Computação</w:t>
      </w:r>
      <w:bookmarkEnd w:id="363"/>
    </w:p>
    <w:tbl>
      <w:tblPr>
        <w:tblW w:w="0" w:type="auto"/>
        <w:jc w:val="center"/>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7"/>
        <w:gridCol w:w="1114"/>
        <w:gridCol w:w="941"/>
        <w:gridCol w:w="1048"/>
      </w:tblGrid>
      <w:tr w:rsidR="005862B6" w14:paraId="696CB7B4" w14:textId="77777777" w:rsidTr="00E36EE8">
        <w:trPr>
          <w:cantSplit/>
          <w:jc w:val="center"/>
        </w:trPr>
        <w:tc>
          <w:tcPr>
            <w:tcW w:w="927" w:type="dxa"/>
            <w:noWrap/>
          </w:tcPr>
          <w:p w14:paraId="61B1924D" w14:textId="77777777" w:rsidR="005862B6" w:rsidRPr="006A0A1A" w:rsidRDefault="005862B6" w:rsidP="00E36EE8">
            <w:pPr>
              <w:pStyle w:val="TF-TEXTO-QUADRO-Centralizado"/>
            </w:pPr>
            <w:r w:rsidRPr="006A0A1A">
              <w:t>Ano</w:t>
            </w:r>
          </w:p>
        </w:tc>
        <w:tc>
          <w:tcPr>
            <w:tcW w:w="1114" w:type="dxa"/>
            <w:noWrap/>
          </w:tcPr>
          <w:p w14:paraId="7446881C" w14:textId="77777777" w:rsidR="005862B6" w:rsidRPr="006A0A1A" w:rsidRDefault="005862B6" w:rsidP="00E36EE8">
            <w:pPr>
              <w:pStyle w:val="TF-TEXTO-QUADRO-Centralizado"/>
            </w:pPr>
            <w:r w:rsidRPr="006A0A1A">
              <w:t>Estágios</w:t>
            </w:r>
          </w:p>
        </w:tc>
        <w:tc>
          <w:tcPr>
            <w:tcW w:w="941" w:type="dxa"/>
            <w:noWrap/>
          </w:tcPr>
          <w:p w14:paraId="50E088D7" w14:textId="77777777" w:rsidR="005862B6" w:rsidRPr="006A0A1A" w:rsidRDefault="005862B6" w:rsidP="00E36EE8">
            <w:pPr>
              <w:pStyle w:val="TF-TEXTO-QUADRO-Centralizado"/>
            </w:pPr>
            <w:r w:rsidRPr="006A0A1A">
              <w:t>TCC´s</w:t>
            </w:r>
          </w:p>
        </w:tc>
        <w:tc>
          <w:tcPr>
            <w:tcW w:w="1048" w:type="dxa"/>
            <w:noWrap/>
          </w:tcPr>
          <w:p w14:paraId="50EE84E2" w14:textId="77777777" w:rsidR="005862B6" w:rsidRPr="006A0A1A" w:rsidRDefault="005862B6" w:rsidP="00E36EE8">
            <w:pPr>
              <w:pStyle w:val="TF-TEXTO-QUADRO-Centralizado"/>
            </w:pPr>
            <w:r w:rsidRPr="006A0A1A">
              <w:t>Totais</w:t>
            </w:r>
          </w:p>
        </w:tc>
      </w:tr>
      <w:tr w:rsidR="005862B6" w:rsidRPr="00D2079F" w14:paraId="3AC4074D" w14:textId="77777777" w:rsidTr="00E36EE8">
        <w:trPr>
          <w:cantSplit/>
          <w:jc w:val="center"/>
        </w:trPr>
        <w:tc>
          <w:tcPr>
            <w:tcW w:w="927" w:type="dxa"/>
            <w:noWrap/>
          </w:tcPr>
          <w:p w14:paraId="0AD059EC" w14:textId="77777777" w:rsidR="005862B6" w:rsidRPr="006A0A1A" w:rsidRDefault="005862B6" w:rsidP="00E36EE8">
            <w:pPr>
              <w:pStyle w:val="TF-TEXTO-QUADRO-Centralizado"/>
            </w:pPr>
            <w:r w:rsidRPr="006A0A1A">
              <w:t>2010/1</w:t>
            </w:r>
          </w:p>
        </w:tc>
        <w:tc>
          <w:tcPr>
            <w:tcW w:w="1114" w:type="dxa"/>
            <w:noWrap/>
          </w:tcPr>
          <w:p w14:paraId="76166AED" w14:textId="77777777" w:rsidR="005862B6" w:rsidRPr="006A0A1A" w:rsidRDefault="005862B6" w:rsidP="00E36EE8">
            <w:pPr>
              <w:pStyle w:val="TF-TEXTO-QUADRO-Centralizado"/>
            </w:pPr>
            <w:r w:rsidRPr="006A0A1A">
              <w:t>0</w:t>
            </w:r>
          </w:p>
        </w:tc>
        <w:tc>
          <w:tcPr>
            <w:tcW w:w="941" w:type="dxa"/>
            <w:noWrap/>
          </w:tcPr>
          <w:p w14:paraId="55110F24" w14:textId="77777777" w:rsidR="005862B6" w:rsidRPr="006A0A1A" w:rsidRDefault="005862B6" w:rsidP="00E36EE8">
            <w:pPr>
              <w:pStyle w:val="TF-TEXTO-QUADRO-Centralizado"/>
            </w:pPr>
            <w:r w:rsidRPr="006A0A1A">
              <w:t>16</w:t>
            </w:r>
          </w:p>
        </w:tc>
        <w:tc>
          <w:tcPr>
            <w:tcW w:w="1048" w:type="dxa"/>
            <w:noWrap/>
            <w:vAlign w:val="bottom"/>
          </w:tcPr>
          <w:p w14:paraId="0A7EBA76" w14:textId="77777777" w:rsidR="005862B6" w:rsidRPr="006A0A1A" w:rsidRDefault="005862B6" w:rsidP="00E36EE8">
            <w:pPr>
              <w:pStyle w:val="TF-TEXTO-QUADRO-Centralizado"/>
            </w:pPr>
            <w:r w:rsidRPr="006A0A1A">
              <w:t>16</w:t>
            </w:r>
          </w:p>
        </w:tc>
      </w:tr>
      <w:tr w:rsidR="005862B6" w:rsidRPr="00D2079F" w14:paraId="2515E9CE" w14:textId="77777777" w:rsidTr="00E36EE8">
        <w:trPr>
          <w:cantSplit/>
          <w:jc w:val="center"/>
        </w:trPr>
        <w:tc>
          <w:tcPr>
            <w:tcW w:w="927" w:type="dxa"/>
            <w:noWrap/>
          </w:tcPr>
          <w:p w14:paraId="0D58E4ED" w14:textId="77777777" w:rsidR="005862B6" w:rsidRPr="006A0A1A" w:rsidRDefault="005862B6" w:rsidP="00E36EE8">
            <w:pPr>
              <w:pStyle w:val="TF-TEXTO-QUADRO-Centralizado"/>
            </w:pPr>
            <w:r w:rsidRPr="006A0A1A">
              <w:t>2010/2</w:t>
            </w:r>
          </w:p>
        </w:tc>
        <w:tc>
          <w:tcPr>
            <w:tcW w:w="1114" w:type="dxa"/>
            <w:noWrap/>
          </w:tcPr>
          <w:p w14:paraId="2653044F" w14:textId="77777777" w:rsidR="005862B6" w:rsidRPr="006A0A1A" w:rsidRDefault="005862B6" w:rsidP="00E36EE8">
            <w:pPr>
              <w:pStyle w:val="TF-TEXTO-QUADRO-Centralizado"/>
            </w:pPr>
            <w:r w:rsidRPr="006A0A1A">
              <w:t>0</w:t>
            </w:r>
          </w:p>
        </w:tc>
        <w:tc>
          <w:tcPr>
            <w:tcW w:w="941" w:type="dxa"/>
            <w:noWrap/>
          </w:tcPr>
          <w:p w14:paraId="59D9049E" w14:textId="77777777" w:rsidR="005862B6" w:rsidRPr="006A0A1A" w:rsidRDefault="005862B6" w:rsidP="00E36EE8">
            <w:pPr>
              <w:pStyle w:val="TF-TEXTO-QUADRO-Centralizado"/>
            </w:pPr>
            <w:r w:rsidRPr="006A0A1A">
              <w:t>21</w:t>
            </w:r>
          </w:p>
        </w:tc>
        <w:tc>
          <w:tcPr>
            <w:tcW w:w="1048" w:type="dxa"/>
            <w:noWrap/>
            <w:vAlign w:val="bottom"/>
          </w:tcPr>
          <w:p w14:paraId="75930AE5" w14:textId="77777777" w:rsidR="005862B6" w:rsidRPr="006A0A1A" w:rsidRDefault="005862B6" w:rsidP="00E36EE8">
            <w:pPr>
              <w:pStyle w:val="TF-TEXTO-QUADRO-Centralizado"/>
            </w:pPr>
            <w:r w:rsidRPr="006A0A1A">
              <w:t>21</w:t>
            </w:r>
          </w:p>
        </w:tc>
      </w:tr>
      <w:tr w:rsidR="005862B6" w:rsidRPr="00D2079F" w14:paraId="3891D8DB" w14:textId="77777777" w:rsidTr="00E36EE8">
        <w:trPr>
          <w:cantSplit/>
          <w:jc w:val="center"/>
        </w:trPr>
        <w:tc>
          <w:tcPr>
            <w:tcW w:w="927" w:type="dxa"/>
            <w:noWrap/>
          </w:tcPr>
          <w:p w14:paraId="54B74BFE" w14:textId="77777777" w:rsidR="005862B6" w:rsidRPr="006A0A1A" w:rsidRDefault="005862B6" w:rsidP="00E36EE8">
            <w:pPr>
              <w:pStyle w:val="TF-TEXTO-QUADRO-Centralizado"/>
            </w:pPr>
            <w:r w:rsidRPr="006A0A1A">
              <w:t>2011/1</w:t>
            </w:r>
          </w:p>
        </w:tc>
        <w:tc>
          <w:tcPr>
            <w:tcW w:w="1114" w:type="dxa"/>
            <w:noWrap/>
          </w:tcPr>
          <w:p w14:paraId="16EB260B" w14:textId="77777777" w:rsidR="005862B6" w:rsidRPr="006A0A1A" w:rsidRDefault="005862B6" w:rsidP="00E36EE8">
            <w:pPr>
              <w:pStyle w:val="TF-TEXTO-QUADRO-Centralizado"/>
            </w:pPr>
            <w:r w:rsidRPr="006A0A1A">
              <w:t>0</w:t>
            </w:r>
          </w:p>
        </w:tc>
        <w:tc>
          <w:tcPr>
            <w:tcW w:w="941" w:type="dxa"/>
            <w:noWrap/>
          </w:tcPr>
          <w:p w14:paraId="561F3482" w14:textId="77777777" w:rsidR="005862B6" w:rsidRPr="006A0A1A" w:rsidRDefault="005862B6" w:rsidP="00E36EE8">
            <w:pPr>
              <w:pStyle w:val="TF-TEXTO-QUADRO-Centralizado"/>
            </w:pPr>
            <w:r w:rsidRPr="006A0A1A">
              <w:t>25</w:t>
            </w:r>
          </w:p>
        </w:tc>
        <w:tc>
          <w:tcPr>
            <w:tcW w:w="1048" w:type="dxa"/>
            <w:noWrap/>
            <w:vAlign w:val="bottom"/>
          </w:tcPr>
          <w:p w14:paraId="062E4821" w14:textId="77777777" w:rsidR="005862B6" w:rsidRPr="006A0A1A" w:rsidRDefault="005862B6" w:rsidP="00E36EE8">
            <w:pPr>
              <w:pStyle w:val="TF-TEXTO-QUADRO-Centralizado"/>
            </w:pPr>
            <w:r w:rsidRPr="006A0A1A">
              <w:t>25</w:t>
            </w:r>
          </w:p>
        </w:tc>
      </w:tr>
      <w:tr w:rsidR="005862B6" w:rsidRPr="00D2079F" w14:paraId="29D449F4" w14:textId="77777777" w:rsidTr="00E36EE8">
        <w:trPr>
          <w:cantSplit/>
          <w:jc w:val="center"/>
        </w:trPr>
        <w:tc>
          <w:tcPr>
            <w:tcW w:w="927" w:type="dxa"/>
            <w:noWrap/>
          </w:tcPr>
          <w:p w14:paraId="4E390C3F" w14:textId="77777777" w:rsidR="005862B6" w:rsidRPr="006A0A1A" w:rsidRDefault="005862B6" w:rsidP="00E36EE8">
            <w:pPr>
              <w:pStyle w:val="TF-TEXTO-QUADRO-Centralizado"/>
            </w:pPr>
            <w:r w:rsidRPr="006A0A1A">
              <w:t>2011/2</w:t>
            </w:r>
          </w:p>
        </w:tc>
        <w:tc>
          <w:tcPr>
            <w:tcW w:w="1114" w:type="dxa"/>
            <w:noWrap/>
          </w:tcPr>
          <w:p w14:paraId="7D9799AF" w14:textId="77777777" w:rsidR="005862B6" w:rsidRPr="006A0A1A" w:rsidRDefault="005862B6" w:rsidP="00E36EE8">
            <w:pPr>
              <w:pStyle w:val="TF-TEXTO-QUADRO-Centralizado"/>
            </w:pPr>
            <w:r w:rsidRPr="006A0A1A">
              <w:t>0</w:t>
            </w:r>
          </w:p>
        </w:tc>
        <w:tc>
          <w:tcPr>
            <w:tcW w:w="941" w:type="dxa"/>
            <w:noWrap/>
          </w:tcPr>
          <w:p w14:paraId="3BEFD5BF" w14:textId="77777777" w:rsidR="005862B6" w:rsidRPr="006A0A1A" w:rsidRDefault="005862B6" w:rsidP="00E36EE8">
            <w:pPr>
              <w:pStyle w:val="TF-TEXTO-QUADRO-Centralizado"/>
            </w:pPr>
            <w:r w:rsidRPr="006A0A1A">
              <w:t>23</w:t>
            </w:r>
          </w:p>
        </w:tc>
        <w:tc>
          <w:tcPr>
            <w:tcW w:w="1048" w:type="dxa"/>
            <w:noWrap/>
            <w:vAlign w:val="bottom"/>
          </w:tcPr>
          <w:p w14:paraId="7AE7CDEF" w14:textId="77777777" w:rsidR="005862B6" w:rsidRPr="006A0A1A" w:rsidRDefault="005862B6" w:rsidP="00E36EE8">
            <w:pPr>
              <w:pStyle w:val="TF-TEXTO-QUADRO-Centralizado"/>
            </w:pPr>
            <w:r w:rsidRPr="006A0A1A">
              <w:t>23</w:t>
            </w:r>
          </w:p>
        </w:tc>
      </w:tr>
      <w:tr w:rsidR="005862B6" w:rsidRPr="00D2079F" w14:paraId="59DF0D51" w14:textId="77777777" w:rsidTr="00E36EE8">
        <w:trPr>
          <w:cantSplit/>
          <w:jc w:val="center"/>
        </w:trPr>
        <w:tc>
          <w:tcPr>
            <w:tcW w:w="927" w:type="dxa"/>
            <w:noWrap/>
          </w:tcPr>
          <w:p w14:paraId="5025E07E" w14:textId="77777777" w:rsidR="005862B6" w:rsidRPr="006A0A1A" w:rsidRDefault="005862B6" w:rsidP="00E36EE8">
            <w:pPr>
              <w:pStyle w:val="TF-TEXTO-QUADRO-Centralizado"/>
            </w:pPr>
            <w:r w:rsidRPr="006A0A1A">
              <w:t>2012/1</w:t>
            </w:r>
          </w:p>
        </w:tc>
        <w:tc>
          <w:tcPr>
            <w:tcW w:w="1114" w:type="dxa"/>
            <w:noWrap/>
          </w:tcPr>
          <w:p w14:paraId="58222D38" w14:textId="77777777" w:rsidR="005862B6" w:rsidRPr="006A0A1A" w:rsidRDefault="005862B6" w:rsidP="00E36EE8">
            <w:pPr>
              <w:pStyle w:val="TF-TEXTO-QUADRO-Centralizado"/>
            </w:pPr>
            <w:r w:rsidRPr="006A0A1A">
              <w:t>0</w:t>
            </w:r>
          </w:p>
        </w:tc>
        <w:tc>
          <w:tcPr>
            <w:tcW w:w="941" w:type="dxa"/>
            <w:noWrap/>
          </w:tcPr>
          <w:p w14:paraId="322DA951" w14:textId="77777777" w:rsidR="005862B6" w:rsidRPr="006A0A1A" w:rsidRDefault="005862B6" w:rsidP="00E36EE8">
            <w:pPr>
              <w:pStyle w:val="TF-TEXTO-QUADRO-Centralizado"/>
            </w:pPr>
            <w:r w:rsidRPr="006A0A1A">
              <w:t>23</w:t>
            </w:r>
          </w:p>
        </w:tc>
        <w:tc>
          <w:tcPr>
            <w:tcW w:w="1048" w:type="dxa"/>
            <w:noWrap/>
            <w:vAlign w:val="bottom"/>
          </w:tcPr>
          <w:p w14:paraId="1CC55874" w14:textId="77777777" w:rsidR="005862B6" w:rsidRPr="006A0A1A" w:rsidRDefault="005862B6" w:rsidP="00E36EE8">
            <w:pPr>
              <w:pStyle w:val="TF-TEXTO-QUADRO-Centralizado"/>
            </w:pPr>
            <w:r w:rsidRPr="006A0A1A">
              <w:t>23</w:t>
            </w:r>
          </w:p>
        </w:tc>
      </w:tr>
      <w:tr w:rsidR="005862B6" w:rsidRPr="00D2079F" w14:paraId="1CA68CBB" w14:textId="77777777" w:rsidTr="00E36EE8">
        <w:trPr>
          <w:cantSplit/>
          <w:jc w:val="center"/>
        </w:trPr>
        <w:tc>
          <w:tcPr>
            <w:tcW w:w="927" w:type="dxa"/>
            <w:noWrap/>
          </w:tcPr>
          <w:p w14:paraId="5D0EB896" w14:textId="77777777" w:rsidR="005862B6" w:rsidRPr="006A0A1A" w:rsidRDefault="005862B6" w:rsidP="00E36EE8">
            <w:pPr>
              <w:pStyle w:val="TF-TEXTO-QUADRO-Centralizado"/>
            </w:pPr>
            <w:r w:rsidRPr="006A0A1A">
              <w:t>2012/2</w:t>
            </w:r>
          </w:p>
        </w:tc>
        <w:tc>
          <w:tcPr>
            <w:tcW w:w="1114" w:type="dxa"/>
            <w:noWrap/>
          </w:tcPr>
          <w:p w14:paraId="18CC3C5E" w14:textId="77777777" w:rsidR="005862B6" w:rsidRPr="006A0A1A" w:rsidRDefault="005862B6" w:rsidP="00E36EE8">
            <w:pPr>
              <w:pStyle w:val="TF-TEXTO-QUADRO-Centralizado"/>
            </w:pPr>
            <w:r w:rsidRPr="006A0A1A">
              <w:t>0</w:t>
            </w:r>
          </w:p>
        </w:tc>
        <w:tc>
          <w:tcPr>
            <w:tcW w:w="941" w:type="dxa"/>
            <w:noWrap/>
          </w:tcPr>
          <w:p w14:paraId="6E34AEDF" w14:textId="77777777" w:rsidR="005862B6" w:rsidRPr="006A0A1A" w:rsidRDefault="005862B6" w:rsidP="00E36EE8">
            <w:pPr>
              <w:pStyle w:val="TF-TEXTO-QUADRO-Centralizado"/>
            </w:pPr>
            <w:r w:rsidRPr="006A0A1A">
              <w:t>22</w:t>
            </w:r>
          </w:p>
        </w:tc>
        <w:tc>
          <w:tcPr>
            <w:tcW w:w="1048" w:type="dxa"/>
            <w:noWrap/>
            <w:vAlign w:val="bottom"/>
          </w:tcPr>
          <w:p w14:paraId="7625A136" w14:textId="77777777" w:rsidR="005862B6" w:rsidRPr="006A0A1A" w:rsidRDefault="005862B6" w:rsidP="00E36EE8">
            <w:pPr>
              <w:pStyle w:val="TF-TEXTO-QUADRO-Centralizado"/>
            </w:pPr>
            <w:r w:rsidRPr="006A0A1A">
              <w:t>22</w:t>
            </w:r>
          </w:p>
        </w:tc>
      </w:tr>
      <w:tr w:rsidR="005862B6" w:rsidRPr="00D2079F" w14:paraId="2D1970C4" w14:textId="77777777" w:rsidTr="00E36EE8">
        <w:trPr>
          <w:cantSplit/>
          <w:jc w:val="center"/>
        </w:trPr>
        <w:tc>
          <w:tcPr>
            <w:tcW w:w="927" w:type="dxa"/>
            <w:noWrap/>
          </w:tcPr>
          <w:p w14:paraId="3C719C01" w14:textId="77777777" w:rsidR="005862B6" w:rsidRPr="006A0A1A" w:rsidRDefault="005862B6" w:rsidP="00E36EE8">
            <w:pPr>
              <w:pStyle w:val="TF-TEXTO-QUADRO-Centralizado"/>
            </w:pPr>
            <w:r w:rsidRPr="006A0A1A">
              <w:t>2013/1</w:t>
            </w:r>
          </w:p>
        </w:tc>
        <w:tc>
          <w:tcPr>
            <w:tcW w:w="1114" w:type="dxa"/>
            <w:noWrap/>
          </w:tcPr>
          <w:p w14:paraId="6D7AA36F" w14:textId="77777777" w:rsidR="005862B6" w:rsidRPr="006A0A1A" w:rsidRDefault="005862B6" w:rsidP="00E36EE8">
            <w:pPr>
              <w:pStyle w:val="TF-TEXTO-QUADRO-Centralizado"/>
            </w:pPr>
            <w:r w:rsidRPr="006A0A1A">
              <w:t>0</w:t>
            </w:r>
          </w:p>
        </w:tc>
        <w:tc>
          <w:tcPr>
            <w:tcW w:w="941" w:type="dxa"/>
            <w:noWrap/>
          </w:tcPr>
          <w:p w14:paraId="14DCC7B2" w14:textId="77777777" w:rsidR="005862B6" w:rsidRPr="006A0A1A" w:rsidRDefault="005862B6" w:rsidP="00E36EE8">
            <w:pPr>
              <w:pStyle w:val="TF-TEXTO-QUADRO-Centralizado"/>
            </w:pPr>
            <w:r w:rsidRPr="006A0A1A">
              <w:t>25</w:t>
            </w:r>
          </w:p>
        </w:tc>
        <w:tc>
          <w:tcPr>
            <w:tcW w:w="1048" w:type="dxa"/>
            <w:noWrap/>
            <w:vAlign w:val="bottom"/>
          </w:tcPr>
          <w:p w14:paraId="74E5C091" w14:textId="77777777" w:rsidR="005862B6" w:rsidRPr="006A0A1A" w:rsidRDefault="005862B6" w:rsidP="00E36EE8">
            <w:pPr>
              <w:pStyle w:val="TF-TEXTO-QUADRO-Centralizado"/>
            </w:pPr>
            <w:r w:rsidRPr="006A0A1A">
              <w:t>25</w:t>
            </w:r>
          </w:p>
        </w:tc>
      </w:tr>
      <w:tr w:rsidR="005862B6" w14:paraId="4C338ACE" w14:textId="77777777" w:rsidTr="00E36EE8">
        <w:trPr>
          <w:cantSplit/>
          <w:jc w:val="center"/>
        </w:trPr>
        <w:tc>
          <w:tcPr>
            <w:tcW w:w="927" w:type="dxa"/>
            <w:noWrap/>
            <w:vAlign w:val="bottom"/>
          </w:tcPr>
          <w:p w14:paraId="4407CCDF" w14:textId="77777777" w:rsidR="005862B6" w:rsidRPr="006A0A1A" w:rsidRDefault="005862B6" w:rsidP="00E36EE8">
            <w:pPr>
              <w:pStyle w:val="TF-TEXTO-QUADRO-Centralizado"/>
            </w:pPr>
            <w:r w:rsidRPr="006A0A1A">
              <w:t>2013/2</w:t>
            </w:r>
          </w:p>
        </w:tc>
        <w:tc>
          <w:tcPr>
            <w:tcW w:w="1114" w:type="dxa"/>
            <w:noWrap/>
            <w:vAlign w:val="bottom"/>
          </w:tcPr>
          <w:p w14:paraId="7A4B4D4B" w14:textId="77777777" w:rsidR="005862B6" w:rsidRPr="006A0A1A" w:rsidRDefault="005862B6" w:rsidP="00E36EE8">
            <w:pPr>
              <w:pStyle w:val="TF-TEXTO-QUADRO-Centralizado"/>
            </w:pPr>
            <w:r>
              <w:t>0</w:t>
            </w:r>
          </w:p>
        </w:tc>
        <w:tc>
          <w:tcPr>
            <w:tcW w:w="941" w:type="dxa"/>
            <w:noWrap/>
            <w:vAlign w:val="bottom"/>
          </w:tcPr>
          <w:p w14:paraId="35E11E9F" w14:textId="77777777" w:rsidR="005862B6" w:rsidRPr="006A0A1A" w:rsidRDefault="005862B6" w:rsidP="00E36EE8">
            <w:pPr>
              <w:pStyle w:val="TF-TEXTO-QUADRO-Centralizado"/>
            </w:pPr>
            <w:r>
              <w:t>16</w:t>
            </w:r>
          </w:p>
        </w:tc>
        <w:tc>
          <w:tcPr>
            <w:tcW w:w="1048" w:type="dxa"/>
            <w:noWrap/>
            <w:vAlign w:val="bottom"/>
          </w:tcPr>
          <w:p w14:paraId="186094A7" w14:textId="77777777" w:rsidR="005862B6" w:rsidRPr="006A0A1A" w:rsidRDefault="005862B6" w:rsidP="00E36EE8">
            <w:pPr>
              <w:pStyle w:val="TF-TEXTO-QUADRO-Centralizado"/>
            </w:pPr>
            <w:r>
              <w:t>16</w:t>
            </w:r>
          </w:p>
        </w:tc>
      </w:tr>
      <w:tr w:rsidR="005862B6" w14:paraId="03DFE862" w14:textId="77777777" w:rsidTr="00E36EE8">
        <w:trPr>
          <w:cantSplit/>
          <w:jc w:val="center"/>
        </w:trPr>
        <w:tc>
          <w:tcPr>
            <w:tcW w:w="927" w:type="dxa"/>
            <w:noWrap/>
            <w:vAlign w:val="bottom"/>
          </w:tcPr>
          <w:p w14:paraId="7060ED41" w14:textId="77777777" w:rsidR="005862B6" w:rsidRPr="006A0A1A" w:rsidRDefault="005862B6" w:rsidP="00E36EE8">
            <w:pPr>
              <w:pStyle w:val="TF-TEXTO-QUADRO-Centralizado"/>
            </w:pPr>
            <w:r w:rsidRPr="006A0A1A">
              <w:t>2014/1</w:t>
            </w:r>
          </w:p>
        </w:tc>
        <w:tc>
          <w:tcPr>
            <w:tcW w:w="1114" w:type="dxa"/>
            <w:noWrap/>
            <w:vAlign w:val="bottom"/>
          </w:tcPr>
          <w:p w14:paraId="517AD072" w14:textId="77777777" w:rsidR="005862B6" w:rsidRPr="006A0A1A" w:rsidRDefault="005862B6" w:rsidP="00E36EE8">
            <w:pPr>
              <w:pStyle w:val="TF-TEXTO-QUADRO-Centralizado"/>
            </w:pPr>
            <w:r>
              <w:t>0</w:t>
            </w:r>
          </w:p>
        </w:tc>
        <w:tc>
          <w:tcPr>
            <w:tcW w:w="941" w:type="dxa"/>
            <w:noWrap/>
            <w:vAlign w:val="bottom"/>
          </w:tcPr>
          <w:p w14:paraId="6F9B8CBD" w14:textId="77777777" w:rsidR="005862B6" w:rsidRPr="006A0A1A" w:rsidRDefault="005862B6" w:rsidP="00E36EE8">
            <w:pPr>
              <w:pStyle w:val="TF-TEXTO-QUADRO-Centralizado"/>
            </w:pPr>
            <w:r>
              <w:t>18</w:t>
            </w:r>
          </w:p>
        </w:tc>
        <w:tc>
          <w:tcPr>
            <w:tcW w:w="1048" w:type="dxa"/>
            <w:noWrap/>
            <w:vAlign w:val="bottom"/>
          </w:tcPr>
          <w:p w14:paraId="3D731B02" w14:textId="77777777" w:rsidR="005862B6" w:rsidRPr="006A0A1A" w:rsidRDefault="005862B6" w:rsidP="00E36EE8">
            <w:pPr>
              <w:pStyle w:val="TF-TEXTO-QUADRO-Centralizado"/>
            </w:pPr>
            <w:r>
              <w:t>18</w:t>
            </w:r>
          </w:p>
        </w:tc>
      </w:tr>
      <w:tr w:rsidR="005862B6" w14:paraId="5F48C8B5" w14:textId="77777777" w:rsidTr="00E36EE8">
        <w:trPr>
          <w:cantSplit/>
          <w:jc w:val="center"/>
        </w:trPr>
        <w:tc>
          <w:tcPr>
            <w:tcW w:w="927" w:type="dxa"/>
            <w:noWrap/>
            <w:vAlign w:val="bottom"/>
          </w:tcPr>
          <w:p w14:paraId="3FE2A41C" w14:textId="77777777" w:rsidR="005862B6" w:rsidRPr="006A0A1A" w:rsidRDefault="005862B6" w:rsidP="00E36EE8">
            <w:pPr>
              <w:pStyle w:val="TF-TEXTO-QUADRO-Centralizado"/>
            </w:pPr>
            <w:r w:rsidRPr="006A0A1A">
              <w:t>2014/2</w:t>
            </w:r>
          </w:p>
        </w:tc>
        <w:tc>
          <w:tcPr>
            <w:tcW w:w="1114" w:type="dxa"/>
            <w:noWrap/>
            <w:vAlign w:val="bottom"/>
          </w:tcPr>
          <w:p w14:paraId="74BE9BF6" w14:textId="77777777" w:rsidR="005862B6" w:rsidRPr="006A0A1A" w:rsidRDefault="005862B6" w:rsidP="00E36EE8">
            <w:pPr>
              <w:pStyle w:val="TF-TEXTO-QUADRO-Centralizado"/>
            </w:pPr>
            <w:r>
              <w:t>0</w:t>
            </w:r>
          </w:p>
        </w:tc>
        <w:tc>
          <w:tcPr>
            <w:tcW w:w="941" w:type="dxa"/>
            <w:noWrap/>
            <w:vAlign w:val="bottom"/>
          </w:tcPr>
          <w:p w14:paraId="4F722BBF" w14:textId="77777777" w:rsidR="005862B6" w:rsidRPr="006A0A1A" w:rsidRDefault="005862B6" w:rsidP="00E36EE8">
            <w:pPr>
              <w:pStyle w:val="TF-TEXTO-QUADRO-Centralizado"/>
            </w:pPr>
            <w:r>
              <w:t>13</w:t>
            </w:r>
          </w:p>
        </w:tc>
        <w:tc>
          <w:tcPr>
            <w:tcW w:w="1048" w:type="dxa"/>
            <w:noWrap/>
            <w:vAlign w:val="bottom"/>
          </w:tcPr>
          <w:p w14:paraId="6A051022" w14:textId="77777777" w:rsidR="005862B6" w:rsidRPr="006A0A1A" w:rsidRDefault="005862B6" w:rsidP="00E36EE8">
            <w:pPr>
              <w:pStyle w:val="TF-TEXTO-QUADRO-Centralizado"/>
            </w:pPr>
            <w:r>
              <w:t>13</w:t>
            </w:r>
          </w:p>
        </w:tc>
      </w:tr>
      <w:tr w:rsidR="005862B6" w:rsidRPr="00CA6CB8" w14:paraId="0B62753B" w14:textId="77777777" w:rsidTr="00E36EE8">
        <w:trPr>
          <w:cantSplit/>
          <w:jc w:val="center"/>
        </w:trPr>
        <w:tc>
          <w:tcPr>
            <w:tcW w:w="927" w:type="dxa"/>
            <w:noWrap/>
            <w:vAlign w:val="bottom"/>
          </w:tcPr>
          <w:p w14:paraId="0648B83A" w14:textId="77777777" w:rsidR="005862B6" w:rsidRPr="00CA6CB8" w:rsidRDefault="005862B6" w:rsidP="00E36EE8">
            <w:pPr>
              <w:pStyle w:val="TF-TEXTO-QUADRO-Centralizado"/>
              <w:rPr>
                <w:b/>
              </w:rPr>
            </w:pPr>
            <w:r w:rsidRPr="00CA6CB8">
              <w:rPr>
                <w:b/>
              </w:rPr>
              <w:t> </w:t>
            </w:r>
          </w:p>
        </w:tc>
        <w:tc>
          <w:tcPr>
            <w:tcW w:w="1114" w:type="dxa"/>
            <w:noWrap/>
            <w:vAlign w:val="bottom"/>
          </w:tcPr>
          <w:p w14:paraId="2ED02ED6" w14:textId="77777777" w:rsidR="005862B6" w:rsidRPr="00CA6CB8" w:rsidRDefault="008A4A26" w:rsidP="00E36EE8">
            <w:pPr>
              <w:pStyle w:val="TF-TEXTO-QUADRO-Centralizado"/>
              <w:rPr>
                <w:b/>
              </w:rPr>
            </w:pPr>
            <w:r>
              <w:rPr>
                <w:b/>
              </w:rPr>
              <w:t>0</w:t>
            </w:r>
          </w:p>
        </w:tc>
        <w:tc>
          <w:tcPr>
            <w:tcW w:w="941" w:type="dxa"/>
            <w:noWrap/>
            <w:vAlign w:val="bottom"/>
          </w:tcPr>
          <w:p w14:paraId="03A19034" w14:textId="77777777" w:rsidR="005862B6" w:rsidRPr="00CA6CB8" w:rsidRDefault="008A4A26" w:rsidP="00E36EE8">
            <w:pPr>
              <w:pStyle w:val="TF-TEXTO-QUADRO-Centralizado"/>
              <w:rPr>
                <w:b/>
              </w:rPr>
            </w:pPr>
            <w:r>
              <w:rPr>
                <w:b/>
              </w:rPr>
              <w:t>20</w:t>
            </w:r>
            <w:r w:rsidR="005862B6" w:rsidRPr="00CA6CB8">
              <w:rPr>
                <w:b/>
              </w:rPr>
              <w:t>2</w:t>
            </w:r>
          </w:p>
        </w:tc>
        <w:tc>
          <w:tcPr>
            <w:tcW w:w="1048" w:type="dxa"/>
            <w:noWrap/>
            <w:vAlign w:val="bottom"/>
          </w:tcPr>
          <w:p w14:paraId="6825C0CD" w14:textId="77777777" w:rsidR="005862B6" w:rsidRPr="00CA6CB8" w:rsidRDefault="008A4A26" w:rsidP="00E36EE8">
            <w:pPr>
              <w:pStyle w:val="TF-TEXTO-QUADRO-Centralizado"/>
              <w:rPr>
                <w:b/>
              </w:rPr>
            </w:pPr>
            <w:r>
              <w:rPr>
                <w:b/>
              </w:rPr>
              <w:t>202</w:t>
            </w:r>
          </w:p>
        </w:tc>
      </w:tr>
    </w:tbl>
    <w:p w14:paraId="5B381C78" w14:textId="77777777" w:rsidR="005862B6" w:rsidRDefault="005862B6" w:rsidP="00CC7608">
      <w:pPr>
        <w:pStyle w:val="TF-FONTE"/>
      </w:pPr>
      <w:r>
        <w:t>Fonte: elaborado pelo autor.</w:t>
      </w:r>
    </w:p>
    <w:p w14:paraId="12A8FEBD" w14:textId="77777777" w:rsidR="005862B6" w:rsidRDefault="005862B6" w:rsidP="00B05B40">
      <w:pPr>
        <w:pStyle w:val="Ttulo3"/>
      </w:pPr>
      <w:bookmarkStart w:id="364" w:name="_Toc511928430"/>
      <w:r>
        <w:t>Exemplos de citações</w:t>
      </w:r>
      <w:bookmarkEnd w:id="349"/>
      <w:r>
        <w:t xml:space="preserve"> retiradas de documentos ou de nomes constituintes de uma entidade</w:t>
      </w:r>
      <w:bookmarkEnd w:id="364"/>
    </w:p>
    <w:p w14:paraId="784155A6" w14:textId="77777777" w:rsidR="005862B6" w:rsidRDefault="005862B6" w:rsidP="005862B6">
      <w:pPr>
        <w:pStyle w:val="TF-TEXTO"/>
      </w:pPr>
      <w:r>
        <w:t xml:space="preserve">A apresentação de citações em documentos deve seguir a NBR 10520 (ASSOCIAÇÃO BRASILEIRA DE NORMAS TÉCNICAS, 2002b). O sistema a ser usado é o alfabético. Exemplos de citações são: “Numa publicação recente (SEBESTA, 2000) é exposto ...” e “Segundo Silva </w:t>
      </w:r>
      <w:r w:rsidRPr="00D425A9">
        <w:rPr>
          <w:i/>
          <w:iCs/>
        </w:rPr>
        <w:t>et al.</w:t>
      </w:r>
      <w:r>
        <w:t xml:space="preserve"> (1987), execução controlada de programas é ...”.</w:t>
      </w:r>
    </w:p>
    <w:p w14:paraId="7D7FBBF5" w14:textId="77777777" w:rsidR="005862B6" w:rsidRDefault="005862B6" w:rsidP="005862B6">
      <w:pPr>
        <w:pStyle w:val="TF-TEXTO"/>
      </w:pPr>
      <w:r>
        <w:t xml:space="preserve">Quando a citação referir-se a uma parte específica do documento consultado, especificar no texto </w:t>
      </w:r>
      <w:r w:rsidR="00775223">
        <w:t xml:space="preserve">do artigo </w:t>
      </w:r>
      <w:r>
        <w:t xml:space="preserve">a(s) página(s). Esta(s) deverá(ão) seguir a data, separada(s) </w:t>
      </w:r>
      <w:r w:rsidR="00620605">
        <w:t>por vírgula</w:t>
      </w:r>
      <w:r>
        <w:t>(s) e precedida(s) pelo designativo que a(s) caracteriza(m). Como exemplo, mostra-se: “(SCHIMT, 1999, p. 50)” ou “... visto que Schimt (1999, p. 50) implementou ...”.</w:t>
      </w:r>
    </w:p>
    <w:p w14:paraId="285AB38C" w14:textId="77777777" w:rsidR="005862B6" w:rsidRDefault="005862B6" w:rsidP="005862B6">
      <w:pPr>
        <w:pStyle w:val="TF-TEXTO"/>
      </w:pPr>
      <w:r>
        <w:t>As citações diretas (transcrição textual de parte da obra do autor consultado), no texto, com mais de três linhas, devem ser destacadas com recuo de 4 cm da margem esquerda, com letra menor que a do texto utilizado e sem as aspas (FORMATO: TF-CITAÇÃO), conforme o exemplo a seguir.</w:t>
      </w:r>
    </w:p>
    <w:p w14:paraId="3AA6B9FB" w14:textId="50CDCEBE" w:rsidR="005862B6" w:rsidRDefault="005862B6" w:rsidP="00E969B0">
      <w:pPr>
        <w:pStyle w:val="TF-CITAO"/>
      </w:pPr>
      <w:r>
        <w:t>A Associação Brasileira de Normas Técnicas (ABNT) é o Fórum Nacional de Normalização. As Normas Brasileiras, cujo conteúdo é de responsabilidade dos Comitês Brasileiros (ABNT/CB) e dos Organismos de Normalização Setorial (ABNT/ONS), são elaboradas por Comissões de Estudo (CE), formadas por representantes dos setores envolvidos, delas fazendo parte: produtores, consumidores e neutros (universidades, laboratórios e outros). (ASSOCIAÇÃO BRASILEIRA DE NORMAS TÉCNICAS, 2002b, p. 1).</w:t>
      </w:r>
    </w:p>
    <w:p w14:paraId="2939ADE6" w14:textId="77777777" w:rsidR="005862B6" w:rsidRDefault="005862B6" w:rsidP="005862B6">
      <w:pPr>
        <w:pStyle w:val="TF-TEXTO"/>
      </w:pPr>
      <w:r>
        <w:t xml:space="preserve">Quando da citação de um nome (identificador) constituinte de uma entidade </w:t>
      </w:r>
      <w:r w:rsidR="00001005">
        <w:t xml:space="preserve">ou de um elemento de interface </w:t>
      </w:r>
      <w:r>
        <w:t xml:space="preserve">em um texto, deve-se utilizar o tipo de letra </w:t>
      </w:r>
      <w:r>
        <w:rPr>
          <w:i/>
        </w:rPr>
        <w:t>courier new</w:t>
      </w:r>
      <w:r>
        <w:t xml:space="preserve">, com tamanho </w:t>
      </w:r>
      <w:r w:rsidR="00FE0CFD">
        <w:t xml:space="preserve">nove </w:t>
      </w:r>
      <w:r>
        <w:t>(</w:t>
      </w:r>
      <w:r w:rsidR="00FE0CFD">
        <w:t>9</w:t>
      </w:r>
      <w:r>
        <w:t>). Para facilitar a formatação, existe o estilo de palavra denominado TF-COURIER</w:t>
      </w:r>
      <w:r w:rsidR="00FE0CFD">
        <w:t>9</w:t>
      </w:r>
      <w:r>
        <w:t xml:space="preserve">. Como exemplo cita-se nome de classe, atributo ou método. A seguir </w:t>
      </w:r>
      <w:r w:rsidR="00001005">
        <w:t>são</w:t>
      </w:r>
      <w:r>
        <w:t xml:space="preserve"> apresentado</w:t>
      </w:r>
      <w:r w:rsidR="00001005">
        <w:t>s</w:t>
      </w:r>
      <w:r>
        <w:t xml:space="preserve"> exemplo</w:t>
      </w:r>
      <w:r w:rsidR="00001005">
        <w:t>s</w:t>
      </w:r>
      <w:r>
        <w:t xml:space="preserve">. </w:t>
      </w:r>
    </w:p>
    <w:p w14:paraId="24D1109F" w14:textId="77777777" w:rsidR="005862B6" w:rsidRDefault="005862B6" w:rsidP="005862B6">
      <w:pPr>
        <w:pStyle w:val="TF-TEXTO"/>
      </w:pPr>
      <w:r>
        <w:t>As classes</w:t>
      </w:r>
      <w:r>
        <w:rPr>
          <w:rFonts w:ascii="Courier New" w:hAnsi="Courier New" w:cs="Courier New"/>
        </w:rPr>
        <w:t xml:space="preserve"> </w:t>
      </w:r>
      <w:r w:rsidRPr="006466FF">
        <w:rPr>
          <w:rStyle w:val="TF-COURIER9"/>
        </w:rPr>
        <w:t>TTabelaTransicao</w:t>
      </w:r>
      <w:r>
        <w:t xml:space="preserve"> e </w:t>
      </w:r>
      <w:r w:rsidRPr="006466FF">
        <w:rPr>
          <w:rStyle w:val="TF-COURIER9"/>
        </w:rPr>
        <w:t>TExpressaoRegular</w:t>
      </w:r>
      <w:r>
        <w:t xml:space="preserve"> são classes de interface, porém estão sendo consideradas como classes de domínio da aplicação.</w:t>
      </w:r>
    </w:p>
    <w:p w14:paraId="037762DB" w14:textId="77777777" w:rsidR="00001005" w:rsidRDefault="00001005" w:rsidP="005862B6">
      <w:pPr>
        <w:pStyle w:val="TF-TEXTO"/>
      </w:pPr>
      <w:r>
        <w:t xml:space="preserve">Ao clicar no botão </w:t>
      </w:r>
      <w:r w:rsidRPr="00001005">
        <w:rPr>
          <w:rStyle w:val="TF-COURIER9"/>
        </w:rPr>
        <w:t>Confirmar</w:t>
      </w:r>
      <w:r>
        <w:t>, o software abre uma nova tela.</w:t>
      </w:r>
    </w:p>
    <w:p w14:paraId="16181CCA" w14:textId="77777777" w:rsidR="005862B6" w:rsidRDefault="005862B6" w:rsidP="001B2F1E">
      <w:pPr>
        <w:pStyle w:val="TF-TEXTO"/>
      </w:pPr>
    </w:p>
    <w:sectPr w:rsidR="005862B6" w:rsidSect="004F628A">
      <w:footerReference w:type="default" r:id="rId25"/>
      <w:footerReference w:type="first" r:id="rId26"/>
      <w:pgSz w:w="11907" w:h="16840" w:code="9"/>
      <w:pgMar w:top="1701" w:right="1134" w:bottom="1134" w:left="1134"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2" w:author="Dalton Solano dos Reis" w:date="2024-12-04T11:27:00Z" w:initials="DS">
    <w:p w14:paraId="37A23EE3" w14:textId="77777777" w:rsidR="009577E7" w:rsidRDefault="009577E7" w:rsidP="009577E7">
      <w:r>
        <w:rPr>
          <w:rStyle w:val="Refdecomentrio"/>
        </w:rPr>
        <w:annotationRef/>
      </w:r>
      <w:r>
        <w:rPr>
          <w:color w:val="000000"/>
          <w:sz w:val="20"/>
          <w:szCs w:val="20"/>
        </w:rPr>
        <w:t>Só a letra inicial é em maiúsculo.</w:t>
      </w:r>
    </w:p>
  </w:comment>
  <w:comment w:id="13" w:author="Dalton Solano dos Reis" w:date="2024-12-04T11:28:00Z" w:initials="DS">
    <w:p w14:paraId="23A67855" w14:textId="77777777" w:rsidR="009577E7" w:rsidRDefault="009577E7" w:rsidP="009577E7">
      <w:r>
        <w:rPr>
          <w:rStyle w:val="Refdecomentrio"/>
        </w:rPr>
        <w:annotationRef/>
      </w:r>
      <w:r>
        <w:rPr>
          <w:color w:val="000000"/>
          <w:sz w:val="20"/>
          <w:szCs w:val="20"/>
        </w:rPr>
        <w:t>Rever em TODO o texto.</w:t>
      </w:r>
    </w:p>
  </w:comment>
  <w:comment w:id="25" w:author="Dalton Solano dos Reis" w:date="2024-12-04T11:51:00Z" w:initials="DS">
    <w:p w14:paraId="1F7CF168" w14:textId="77777777" w:rsidR="0051627D" w:rsidRDefault="0051627D" w:rsidP="0051627D">
      <w:r>
        <w:rPr>
          <w:rStyle w:val="Refdecomentrio"/>
        </w:rPr>
        <w:annotationRef/>
      </w:r>
      <w:r>
        <w:rPr>
          <w:color w:val="000000"/>
          <w:sz w:val="20"/>
          <w:szCs w:val="20"/>
        </w:rPr>
        <w:t>Me preocupa porque o texto da Fundamentação está com poucos parágrafos bem curtos.</w:t>
      </w:r>
    </w:p>
    <w:p w14:paraId="765FCCD8" w14:textId="77777777" w:rsidR="0051627D" w:rsidRDefault="0051627D" w:rsidP="0051627D">
      <w:r>
        <w:rPr>
          <w:color w:val="000000"/>
          <w:sz w:val="20"/>
          <w:szCs w:val="20"/>
        </w:rPr>
        <w:t>O normal é ter uns 4 parágrafos por subseção. E cada parágrafo ter de 3 a 4 frases.</w:t>
      </w:r>
    </w:p>
  </w:comment>
  <w:comment w:id="27" w:author="Dalton Solano dos Reis" w:date="2024-12-04T11:31:00Z" w:initials="DS">
    <w:p w14:paraId="3D6CA1D6" w14:textId="7024D205" w:rsidR="009577E7" w:rsidRDefault="009577E7" w:rsidP="009577E7">
      <w:r>
        <w:rPr>
          <w:rStyle w:val="Refdecomentrio"/>
        </w:rPr>
        <w:annotationRef/>
      </w:r>
      <w:r>
        <w:rPr>
          <w:color w:val="000000"/>
          <w:sz w:val="20"/>
          <w:szCs w:val="20"/>
        </w:rPr>
        <w:t>As aparece tudo em minúsculo, e as vezes assim .. padronizar.</w:t>
      </w:r>
    </w:p>
    <w:p w14:paraId="4C05BE2B" w14:textId="77777777" w:rsidR="009577E7" w:rsidRDefault="009577E7" w:rsidP="009577E7">
      <w:r>
        <w:rPr>
          <w:color w:val="000000"/>
          <w:sz w:val="20"/>
          <w:szCs w:val="20"/>
        </w:rPr>
        <w:t>Arrumar em todo o texto.</w:t>
      </w:r>
    </w:p>
  </w:comment>
  <w:comment w:id="38" w:author="Dalton Solano dos Reis" w:date="2024-12-04T11:33:00Z" w:initials="DS">
    <w:p w14:paraId="75F1937C" w14:textId="77777777" w:rsidR="00883B35" w:rsidRDefault="00883B35" w:rsidP="00883B35">
      <w:r>
        <w:rPr>
          <w:rStyle w:val="Refdecomentrio"/>
        </w:rPr>
        <w:annotationRef/>
      </w:r>
      <w:r>
        <w:rPr>
          <w:color w:val="000000"/>
          <w:sz w:val="20"/>
          <w:szCs w:val="20"/>
        </w:rPr>
        <w:t>Citação para citação direta deve ter número de página.</w:t>
      </w:r>
    </w:p>
  </w:comment>
  <w:comment w:id="44" w:author="Dalton Solano dos Reis" w:date="2024-12-04T11:36:00Z" w:initials="DS">
    <w:p w14:paraId="5602DE48" w14:textId="77777777" w:rsidR="00883B35" w:rsidRDefault="00883B35" w:rsidP="00883B35">
      <w:r>
        <w:rPr>
          <w:rStyle w:val="Refdecomentrio"/>
        </w:rPr>
        <w:annotationRef/>
      </w:r>
      <w:r>
        <w:rPr>
          <w:color w:val="000000"/>
          <w:sz w:val="20"/>
          <w:szCs w:val="20"/>
        </w:rPr>
        <w:t>Essa citação direta tem mais de 3 linhas então deve mudar o formato dela.</w:t>
      </w:r>
    </w:p>
    <w:p w14:paraId="7C28E71D" w14:textId="77777777" w:rsidR="00883B35" w:rsidRDefault="00883B35" w:rsidP="00883B35">
      <w:r>
        <w:rPr>
          <w:color w:val="000000"/>
          <w:sz w:val="20"/>
          <w:szCs w:val="20"/>
        </w:rPr>
        <w:t>Precisa ter uma citação com número de página.</w:t>
      </w:r>
    </w:p>
  </w:comment>
  <w:comment w:id="55" w:author="Dalton Solano dos Reis" w:date="2024-12-04T11:37:00Z" w:initials="DS">
    <w:p w14:paraId="1F3ED4C7" w14:textId="77777777" w:rsidR="00883B35" w:rsidRDefault="00883B35" w:rsidP="00883B35">
      <w:r>
        <w:rPr>
          <w:rStyle w:val="Refdecomentrio"/>
        </w:rPr>
        <w:annotationRef/>
      </w:r>
      <w:r>
        <w:rPr>
          <w:color w:val="000000"/>
          <w:sz w:val="20"/>
          <w:szCs w:val="20"/>
        </w:rPr>
        <w:t>Colocar o ano aqui</w:t>
      </w:r>
    </w:p>
  </w:comment>
  <w:comment w:id="63" w:author="Dalton Solano dos Reis" w:date="2024-12-04T11:43:00Z" w:initials="DS">
    <w:p w14:paraId="6B14D914" w14:textId="77777777" w:rsidR="0051627D" w:rsidRDefault="0051627D" w:rsidP="0051627D">
      <w:r>
        <w:rPr>
          <w:rStyle w:val="Refdecomentrio"/>
        </w:rPr>
        <w:annotationRef/>
      </w:r>
      <w:r>
        <w:rPr>
          <w:color w:val="000000"/>
          <w:sz w:val="20"/>
          <w:szCs w:val="20"/>
        </w:rPr>
        <w:t>Citação direta precisa ter número de página.</w:t>
      </w:r>
    </w:p>
  </w:comment>
  <w:comment w:id="75" w:author="Dalton Solano dos Reis" w:date="2024-12-04T11:46:00Z" w:initials="DS">
    <w:p w14:paraId="64445F32" w14:textId="77777777" w:rsidR="0051627D" w:rsidRDefault="0051627D" w:rsidP="0051627D">
      <w:r>
        <w:rPr>
          <w:rStyle w:val="Refdecomentrio"/>
        </w:rPr>
        <w:annotationRef/>
      </w:r>
      <w:r>
        <w:rPr>
          <w:color w:val="000000"/>
          <w:sz w:val="20"/>
          <w:szCs w:val="20"/>
        </w:rPr>
        <w:t>A citação direta termina aqui mesmo?</w:t>
      </w:r>
    </w:p>
  </w:comment>
  <w:comment w:id="79" w:author="Dalton Solano dos Reis" w:date="2024-12-04T11:48:00Z" w:initials="DS">
    <w:p w14:paraId="5FB3A821" w14:textId="77777777" w:rsidR="0051627D" w:rsidRDefault="0051627D" w:rsidP="0051627D">
      <w:r>
        <w:rPr>
          <w:rStyle w:val="Refdecomentrio"/>
        </w:rPr>
        <w:annotationRef/>
      </w:r>
      <w:r>
        <w:rPr>
          <w:color w:val="000000"/>
          <w:sz w:val="20"/>
          <w:szCs w:val="20"/>
        </w:rPr>
        <w:t>Hum, essas afirmações são bem confusas … não entendi o uso de IA aqui.</w:t>
      </w:r>
    </w:p>
  </w:comment>
  <w:comment w:id="248" w:author="Dalton Solano dos Reis" w:date="2024-12-04T16:07:00Z" w:initials="DS">
    <w:p w14:paraId="3602F8A9" w14:textId="77777777" w:rsidR="00833F3E" w:rsidRDefault="00833F3E" w:rsidP="00833F3E">
      <w:r>
        <w:rPr>
          <w:rStyle w:val="Refdecomentrio"/>
        </w:rPr>
        <w:annotationRef/>
      </w:r>
      <w:r>
        <w:rPr>
          <w:color w:val="000000"/>
          <w:sz w:val="20"/>
          <w:szCs w:val="20"/>
        </w:rPr>
        <w:t>Dúvida: todos esses requisitos estão implementados e funcionando.</w:t>
      </w:r>
    </w:p>
  </w:comment>
  <w:comment w:id="252" w:author="Dalton Solano dos Reis" w:date="2024-12-04T16:13:00Z" w:initials="DS">
    <w:p w14:paraId="52F6158F" w14:textId="77777777" w:rsidR="00DD49FC" w:rsidRDefault="00DD49FC" w:rsidP="00DD49FC">
      <w:r>
        <w:rPr>
          <w:rStyle w:val="Refdecomentrio"/>
        </w:rPr>
        <w:annotationRef/>
      </w:r>
      <w:r>
        <w:rPr>
          <w:color w:val="000000"/>
          <w:sz w:val="20"/>
          <w:szCs w:val="20"/>
        </w:rPr>
        <w:t>Aqui vai os diagramas com as respectivas descrições.</w:t>
      </w:r>
    </w:p>
  </w:comment>
  <w:comment w:id="259" w:author="Dalton Solano dos Reis" w:date="2024-12-04T16:11:00Z" w:initials="DS">
    <w:p w14:paraId="79FD9B2A" w14:textId="77777777" w:rsidR="00DD49FC" w:rsidRDefault="00DD1DEC" w:rsidP="00DD49FC">
      <w:r>
        <w:rPr>
          <w:rStyle w:val="Refdecomentrio"/>
        </w:rPr>
        <w:annotationRef/>
      </w:r>
      <w:r w:rsidR="00DD49FC">
        <w:rPr>
          <w:sz w:val="20"/>
          <w:szCs w:val="20"/>
        </w:rPr>
        <w:t>Parei de revisar aqui.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7A23EE3" w15:done="0"/>
  <w15:commentEx w15:paraId="23A67855" w15:paraIdParent="37A23EE3" w15:done="0"/>
  <w15:commentEx w15:paraId="765FCCD8" w15:done="0"/>
  <w15:commentEx w15:paraId="4C05BE2B" w15:done="0"/>
  <w15:commentEx w15:paraId="75F1937C" w15:done="0"/>
  <w15:commentEx w15:paraId="7C28E71D" w15:done="0"/>
  <w15:commentEx w15:paraId="1F3ED4C7" w15:done="0"/>
  <w15:commentEx w15:paraId="6B14D914" w15:done="0"/>
  <w15:commentEx w15:paraId="64445F32" w15:done="0"/>
  <w15:commentEx w15:paraId="5FB3A821" w15:done="0"/>
  <w15:commentEx w15:paraId="3602F8A9" w15:done="0"/>
  <w15:commentEx w15:paraId="52F6158F" w15:done="0"/>
  <w15:commentEx w15:paraId="79FD9B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2F8C451" w16cex:dateUtc="2024-12-04T14:27:00Z"/>
  <w16cex:commentExtensible w16cex:durableId="2A6C136B" w16cex:dateUtc="2024-12-04T14:28:00Z"/>
  <w16cex:commentExtensible w16cex:durableId="7552A144" w16cex:dateUtc="2024-12-04T14:51:00Z"/>
  <w16cex:commentExtensible w16cex:durableId="1B3CEC27" w16cex:dateUtc="2024-12-04T14:31:00Z"/>
  <w16cex:commentExtensible w16cex:durableId="3239FE8D" w16cex:dateUtc="2024-12-04T14:33:00Z"/>
  <w16cex:commentExtensible w16cex:durableId="32AB33A3" w16cex:dateUtc="2024-12-04T14:36:00Z"/>
  <w16cex:commentExtensible w16cex:durableId="70D5BEFB" w16cex:dateUtc="2024-12-04T14:37:00Z"/>
  <w16cex:commentExtensible w16cex:durableId="74D305E6" w16cex:dateUtc="2024-12-04T14:43:00Z"/>
  <w16cex:commentExtensible w16cex:durableId="27AF64A8" w16cex:dateUtc="2024-12-04T14:46:00Z"/>
  <w16cex:commentExtensible w16cex:durableId="334D6BE3" w16cex:dateUtc="2024-12-04T14:48:00Z"/>
  <w16cex:commentExtensible w16cex:durableId="2A19514D" w16cex:dateUtc="2024-12-04T19:07:00Z"/>
  <w16cex:commentExtensible w16cex:durableId="41917617" w16cex:dateUtc="2024-12-04T19:13:00Z"/>
  <w16cex:commentExtensible w16cex:durableId="50C0471D" w16cex:dateUtc="2024-12-04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7A23EE3" w16cid:durableId="12F8C451"/>
  <w16cid:commentId w16cid:paraId="23A67855" w16cid:durableId="2A6C136B"/>
  <w16cid:commentId w16cid:paraId="765FCCD8" w16cid:durableId="7552A144"/>
  <w16cid:commentId w16cid:paraId="4C05BE2B" w16cid:durableId="1B3CEC27"/>
  <w16cid:commentId w16cid:paraId="75F1937C" w16cid:durableId="3239FE8D"/>
  <w16cid:commentId w16cid:paraId="7C28E71D" w16cid:durableId="32AB33A3"/>
  <w16cid:commentId w16cid:paraId="1F3ED4C7" w16cid:durableId="70D5BEFB"/>
  <w16cid:commentId w16cid:paraId="6B14D914" w16cid:durableId="74D305E6"/>
  <w16cid:commentId w16cid:paraId="64445F32" w16cid:durableId="27AF64A8"/>
  <w16cid:commentId w16cid:paraId="5FB3A821" w16cid:durableId="334D6BE3"/>
  <w16cid:commentId w16cid:paraId="3602F8A9" w16cid:durableId="2A19514D"/>
  <w16cid:commentId w16cid:paraId="52F6158F" w16cid:durableId="41917617"/>
  <w16cid:commentId w16cid:paraId="79FD9B2A" w16cid:durableId="50C047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98FD04" w14:textId="77777777" w:rsidR="00FE0079" w:rsidRDefault="00FE0079">
      <w:r>
        <w:separator/>
      </w:r>
    </w:p>
    <w:p w14:paraId="052F55DA" w14:textId="77777777" w:rsidR="00FE0079" w:rsidRDefault="00FE0079"/>
  </w:endnote>
  <w:endnote w:type="continuationSeparator" w:id="0">
    <w:p w14:paraId="2674D02A" w14:textId="77777777" w:rsidR="00FE0079" w:rsidRDefault="00FE0079">
      <w:r>
        <w:continuationSeparator/>
      </w:r>
    </w:p>
    <w:p w14:paraId="6A62AFA0" w14:textId="77777777" w:rsidR="00FE0079" w:rsidRDefault="00FE0079"/>
  </w:endnote>
  <w:endnote w:type="continuationNotice" w:id="1">
    <w:p w14:paraId="659B007B" w14:textId="77777777" w:rsidR="00FE0079" w:rsidRDefault="00FE00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0000000000000000000"/>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C1FDC" w14:textId="4037C09D" w:rsidR="004517A4" w:rsidRPr="004F628A" w:rsidRDefault="00815FE5" w:rsidP="008F41C6">
    <w:pPr>
      <w:pStyle w:val="Rodap"/>
      <w:pBdr>
        <w:top w:val="single" w:sz="4" w:space="1" w:color="auto"/>
      </w:pBdr>
      <w:tabs>
        <w:tab w:val="clear" w:pos="4320"/>
        <w:tab w:val="clear" w:pos="8640"/>
        <w:tab w:val="left" w:pos="9498"/>
      </w:tabs>
      <w:ind w:right="-142"/>
      <w:jc w:val="both"/>
      <w:rPr>
        <w:sz w:val="20"/>
      </w:rPr>
    </w:pPr>
    <w:r>
      <w:rPr>
        <w:sz w:val="20"/>
      </w:rPr>
      <w:t xml:space="preserve">Trabalho de Conclusão de Curso - Ano/Semestre: </w:t>
    </w:r>
    <w:r w:rsidR="000D6A35">
      <w:rPr>
        <w:sz w:val="20"/>
      </w:rPr>
      <w:t>202</w:t>
    </w:r>
    <w:r w:rsidR="000D34FB">
      <w:rPr>
        <w:sz w:val="20"/>
      </w:rPr>
      <w:t>3</w:t>
    </w:r>
    <w:r>
      <w:rPr>
        <w:sz w:val="20"/>
      </w:rPr>
      <w:t>/</w:t>
    </w:r>
    <w:r w:rsidR="0087190C">
      <w:rPr>
        <w:sz w:val="20"/>
      </w:rPr>
      <w:t>1</w:t>
    </w:r>
    <w:r w:rsidR="004517A4" w:rsidRPr="004F628A">
      <w:rPr>
        <w:sz w:val="20"/>
      </w:rPr>
      <w:tab/>
    </w:r>
    <w:r w:rsidR="004517A4" w:rsidRPr="004F628A">
      <w:rPr>
        <w:sz w:val="20"/>
      </w:rPr>
      <w:fldChar w:fldCharType="begin"/>
    </w:r>
    <w:r w:rsidR="004517A4" w:rsidRPr="004F628A">
      <w:rPr>
        <w:sz w:val="20"/>
      </w:rPr>
      <w:instrText>PAGE   \* MERGEFORMAT</w:instrText>
    </w:r>
    <w:r w:rsidR="004517A4" w:rsidRPr="004F628A">
      <w:rPr>
        <w:sz w:val="20"/>
      </w:rPr>
      <w:fldChar w:fldCharType="separate"/>
    </w:r>
    <w:r w:rsidR="004517A4" w:rsidRPr="004F628A">
      <w:rPr>
        <w:sz w:val="20"/>
      </w:rPr>
      <w:t>2</w:t>
    </w:r>
    <w:r w:rsidR="004517A4" w:rsidRPr="004F628A">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AB844" w14:textId="77777777" w:rsidR="004517A4" w:rsidRPr="004F628A" w:rsidRDefault="004517A4" w:rsidP="004F628A">
    <w:pPr>
      <w:pStyle w:val="Rodap"/>
      <w:tabs>
        <w:tab w:val="clear" w:pos="4320"/>
        <w:tab w:val="clear" w:pos="8640"/>
        <w:tab w:val="left" w:pos="9356"/>
      </w:tabs>
      <w:jc w:val="right"/>
      <w:rPr>
        <w:sz w:val="20"/>
      </w:rPr>
    </w:pPr>
    <w:r w:rsidRPr="004F628A">
      <w:rPr>
        <w:sz w:val="20"/>
      </w:rPr>
      <w:t xml:space="preserve">Ano/Semestre: 2018/2 </w:t>
    </w:r>
    <w:r w:rsidRPr="004F628A">
      <w:rPr>
        <w:sz w:val="20"/>
      </w:rPr>
      <w:tab/>
    </w:r>
    <w:r w:rsidRPr="004F628A">
      <w:rPr>
        <w:sz w:val="20"/>
      </w:rPr>
      <w:fldChar w:fldCharType="begin"/>
    </w:r>
    <w:r w:rsidRPr="004F628A">
      <w:rPr>
        <w:sz w:val="20"/>
      </w:rPr>
      <w:instrText>PAGE   \* MERGEFORMAT</w:instrText>
    </w:r>
    <w:r w:rsidRPr="004F628A">
      <w:rPr>
        <w:sz w:val="20"/>
      </w:rPr>
      <w:fldChar w:fldCharType="separate"/>
    </w:r>
    <w:r w:rsidRPr="004F628A">
      <w:rPr>
        <w:sz w:val="20"/>
      </w:rPr>
      <w:t>2</w:t>
    </w:r>
    <w:r w:rsidRPr="004F628A">
      <w:rPr>
        <w:sz w:val="20"/>
      </w:rPr>
      <w:fldChar w:fldCharType="end"/>
    </w:r>
  </w:p>
  <w:p w14:paraId="398BF62D" w14:textId="77777777" w:rsidR="004517A4" w:rsidRPr="00EC5071" w:rsidRDefault="004517A4" w:rsidP="00EC5071">
    <w:pPr>
      <w:pStyle w:val="Rodap"/>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161A4B" w14:textId="77777777" w:rsidR="00FE0079" w:rsidRDefault="00FE0079">
      <w:r>
        <w:separator/>
      </w:r>
    </w:p>
    <w:p w14:paraId="57FB91DA" w14:textId="77777777" w:rsidR="00FE0079" w:rsidRDefault="00FE0079"/>
  </w:footnote>
  <w:footnote w:type="continuationSeparator" w:id="0">
    <w:p w14:paraId="3BD89E92" w14:textId="77777777" w:rsidR="00FE0079" w:rsidRDefault="00FE0079">
      <w:r>
        <w:continuationSeparator/>
      </w:r>
    </w:p>
    <w:p w14:paraId="00480A07" w14:textId="77777777" w:rsidR="00FE0079" w:rsidRDefault="00FE0079"/>
  </w:footnote>
  <w:footnote w:type="continuationNotice" w:id="1">
    <w:p w14:paraId="59B751E2" w14:textId="77777777" w:rsidR="00FE0079" w:rsidRDefault="00FE00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4350D6F6"/>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4DA63132"/>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2FAD3C63"/>
    <w:multiLevelType w:val="hybridMultilevel"/>
    <w:tmpl w:val="8C66C00C"/>
    <w:lvl w:ilvl="0" w:tplc="0416000F">
      <w:start w:val="1"/>
      <w:numFmt w:val="decimal"/>
      <w:lvlText w:val="%1."/>
      <w:lvlJc w:val="left"/>
      <w:pPr>
        <w:ind w:left="1400" w:hanging="360"/>
      </w:pPr>
      <w:rPr>
        <w:rFonts w:hint="default"/>
      </w:rPr>
    </w:lvl>
    <w:lvl w:ilvl="1" w:tplc="04160003" w:tentative="1">
      <w:start w:val="1"/>
      <w:numFmt w:val="bullet"/>
      <w:lvlText w:val="o"/>
      <w:lvlJc w:val="left"/>
      <w:pPr>
        <w:ind w:left="2120" w:hanging="360"/>
      </w:pPr>
      <w:rPr>
        <w:rFonts w:ascii="Courier New" w:hAnsi="Courier New" w:cs="Courier New" w:hint="default"/>
      </w:rPr>
    </w:lvl>
    <w:lvl w:ilvl="2" w:tplc="04160005" w:tentative="1">
      <w:start w:val="1"/>
      <w:numFmt w:val="bullet"/>
      <w:lvlText w:val=""/>
      <w:lvlJc w:val="left"/>
      <w:pPr>
        <w:ind w:left="2840" w:hanging="360"/>
      </w:pPr>
      <w:rPr>
        <w:rFonts w:ascii="Wingdings" w:hAnsi="Wingdings" w:hint="default"/>
      </w:rPr>
    </w:lvl>
    <w:lvl w:ilvl="3" w:tplc="04160001" w:tentative="1">
      <w:start w:val="1"/>
      <w:numFmt w:val="bullet"/>
      <w:lvlText w:val=""/>
      <w:lvlJc w:val="left"/>
      <w:pPr>
        <w:ind w:left="3560" w:hanging="360"/>
      </w:pPr>
      <w:rPr>
        <w:rFonts w:ascii="Symbol" w:hAnsi="Symbol" w:hint="default"/>
      </w:rPr>
    </w:lvl>
    <w:lvl w:ilvl="4" w:tplc="04160003" w:tentative="1">
      <w:start w:val="1"/>
      <w:numFmt w:val="bullet"/>
      <w:lvlText w:val="o"/>
      <w:lvlJc w:val="left"/>
      <w:pPr>
        <w:ind w:left="4280" w:hanging="360"/>
      </w:pPr>
      <w:rPr>
        <w:rFonts w:ascii="Courier New" w:hAnsi="Courier New" w:cs="Courier New" w:hint="default"/>
      </w:rPr>
    </w:lvl>
    <w:lvl w:ilvl="5" w:tplc="04160005" w:tentative="1">
      <w:start w:val="1"/>
      <w:numFmt w:val="bullet"/>
      <w:lvlText w:val=""/>
      <w:lvlJc w:val="left"/>
      <w:pPr>
        <w:ind w:left="5000" w:hanging="360"/>
      </w:pPr>
      <w:rPr>
        <w:rFonts w:ascii="Wingdings" w:hAnsi="Wingdings" w:hint="default"/>
      </w:rPr>
    </w:lvl>
    <w:lvl w:ilvl="6" w:tplc="04160001" w:tentative="1">
      <w:start w:val="1"/>
      <w:numFmt w:val="bullet"/>
      <w:lvlText w:val=""/>
      <w:lvlJc w:val="left"/>
      <w:pPr>
        <w:ind w:left="5720" w:hanging="360"/>
      </w:pPr>
      <w:rPr>
        <w:rFonts w:ascii="Symbol" w:hAnsi="Symbol" w:hint="default"/>
      </w:rPr>
    </w:lvl>
    <w:lvl w:ilvl="7" w:tplc="04160003" w:tentative="1">
      <w:start w:val="1"/>
      <w:numFmt w:val="bullet"/>
      <w:lvlText w:val="o"/>
      <w:lvlJc w:val="left"/>
      <w:pPr>
        <w:ind w:left="6440" w:hanging="360"/>
      </w:pPr>
      <w:rPr>
        <w:rFonts w:ascii="Courier New" w:hAnsi="Courier New" w:cs="Courier New" w:hint="default"/>
      </w:rPr>
    </w:lvl>
    <w:lvl w:ilvl="8" w:tplc="04160005" w:tentative="1">
      <w:start w:val="1"/>
      <w:numFmt w:val="bullet"/>
      <w:lvlText w:val=""/>
      <w:lvlJc w:val="left"/>
      <w:pPr>
        <w:ind w:left="7160" w:hanging="360"/>
      </w:pPr>
      <w:rPr>
        <w:rFonts w:ascii="Wingdings" w:hAnsi="Wingdings" w:hint="default"/>
      </w:rPr>
    </w:lvl>
  </w:abstractNum>
  <w:abstractNum w:abstractNumId="4" w15:restartNumberingAfterBreak="0">
    <w:nsid w:val="4C8008DF"/>
    <w:multiLevelType w:val="hybridMultilevel"/>
    <w:tmpl w:val="8190F126"/>
    <w:lvl w:ilvl="0" w:tplc="A14C8E4C">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num w:numId="1" w16cid:durableId="1303193226">
    <w:abstractNumId w:val="0"/>
  </w:num>
  <w:num w:numId="2" w16cid:durableId="392392696">
    <w:abstractNumId w:val="2"/>
  </w:num>
  <w:num w:numId="3" w16cid:durableId="1804808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1903708">
    <w:abstractNumId w:val="1"/>
  </w:num>
  <w:num w:numId="5" w16cid:durableId="170998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4128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806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5318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2662109">
    <w:abstractNumId w:val="0"/>
  </w:num>
  <w:num w:numId="10" w16cid:durableId="208037233">
    <w:abstractNumId w:val="0"/>
  </w:num>
  <w:num w:numId="11" w16cid:durableId="1508712745">
    <w:abstractNumId w:val="4"/>
  </w:num>
  <w:num w:numId="12" w16cid:durableId="171065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028814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lton Solano dos Reis">
    <w15:presenceInfo w15:providerId="AD" w15:userId="S::dalton@furb.br::6af4c44a-d9df-45de-a1b2-d9ee411f49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activeWritingStyle w:appName="MSWord" w:lang="pt-BR" w:vendorID="64" w:dllVersion="0" w:nlCheck="1" w:checkStyle="0"/>
  <w:activeWritingStyle w:appName="MSWord" w:lang="en-US" w:vendorID="64" w:dllVersion="0" w:nlCheck="1" w:checkStyle="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1005"/>
    <w:rsid w:val="00001151"/>
    <w:rsid w:val="0001021C"/>
    <w:rsid w:val="00011BB4"/>
    <w:rsid w:val="00012922"/>
    <w:rsid w:val="000153ED"/>
    <w:rsid w:val="0001575C"/>
    <w:rsid w:val="000204E7"/>
    <w:rsid w:val="00023FA0"/>
    <w:rsid w:val="00024F20"/>
    <w:rsid w:val="0002602F"/>
    <w:rsid w:val="0002688B"/>
    <w:rsid w:val="000309FE"/>
    <w:rsid w:val="00030E4A"/>
    <w:rsid w:val="00031A27"/>
    <w:rsid w:val="0003398F"/>
    <w:rsid w:val="00033EAB"/>
    <w:rsid w:val="0003584A"/>
    <w:rsid w:val="00035F34"/>
    <w:rsid w:val="00036052"/>
    <w:rsid w:val="00047012"/>
    <w:rsid w:val="00053FDD"/>
    <w:rsid w:val="00055F1E"/>
    <w:rsid w:val="000608E9"/>
    <w:rsid w:val="00062602"/>
    <w:rsid w:val="000632C1"/>
    <w:rsid w:val="000667DF"/>
    <w:rsid w:val="00075792"/>
    <w:rsid w:val="000758B7"/>
    <w:rsid w:val="00081465"/>
    <w:rsid w:val="00087F5A"/>
    <w:rsid w:val="000A104C"/>
    <w:rsid w:val="000A125D"/>
    <w:rsid w:val="000A3EAB"/>
    <w:rsid w:val="000A7C35"/>
    <w:rsid w:val="000B1065"/>
    <w:rsid w:val="000B1293"/>
    <w:rsid w:val="000B2318"/>
    <w:rsid w:val="000B2535"/>
    <w:rsid w:val="000B3868"/>
    <w:rsid w:val="000B78CA"/>
    <w:rsid w:val="000C1926"/>
    <w:rsid w:val="000C1A18"/>
    <w:rsid w:val="000C33D1"/>
    <w:rsid w:val="000D0425"/>
    <w:rsid w:val="000D34FB"/>
    <w:rsid w:val="000D6A35"/>
    <w:rsid w:val="000E039E"/>
    <w:rsid w:val="000E27F9"/>
    <w:rsid w:val="000E2B1E"/>
    <w:rsid w:val="000E311F"/>
    <w:rsid w:val="000E3A68"/>
    <w:rsid w:val="000E5C46"/>
    <w:rsid w:val="000E659F"/>
    <w:rsid w:val="000E6CE0"/>
    <w:rsid w:val="000F0681"/>
    <w:rsid w:val="000F1EDD"/>
    <w:rsid w:val="000F2F2C"/>
    <w:rsid w:val="000F77E3"/>
    <w:rsid w:val="00100AAB"/>
    <w:rsid w:val="00107B02"/>
    <w:rsid w:val="00111598"/>
    <w:rsid w:val="0011257B"/>
    <w:rsid w:val="001164FE"/>
    <w:rsid w:val="00120B7A"/>
    <w:rsid w:val="00122D14"/>
    <w:rsid w:val="00122EBD"/>
    <w:rsid w:val="00125B8C"/>
    <w:rsid w:val="001270F1"/>
    <w:rsid w:val="001278AC"/>
    <w:rsid w:val="00133208"/>
    <w:rsid w:val="00134B67"/>
    <w:rsid w:val="0013637B"/>
    <w:rsid w:val="001364ED"/>
    <w:rsid w:val="00142E14"/>
    <w:rsid w:val="00152D48"/>
    <w:rsid w:val="001554E9"/>
    <w:rsid w:val="00162BF1"/>
    <w:rsid w:val="001647EC"/>
    <w:rsid w:val="0016560C"/>
    <w:rsid w:val="00170FAD"/>
    <w:rsid w:val="00181CAF"/>
    <w:rsid w:val="00187C64"/>
    <w:rsid w:val="001939C0"/>
    <w:rsid w:val="001941FE"/>
    <w:rsid w:val="001A0466"/>
    <w:rsid w:val="001A6292"/>
    <w:rsid w:val="001B2F1E"/>
    <w:rsid w:val="001B4B2E"/>
    <w:rsid w:val="001B7764"/>
    <w:rsid w:val="001C11D7"/>
    <w:rsid w:val="001C1F87"/>
    <w:rsid w:val="001C5CBB"/>
    <w:rsid w:val="001D0061"/>
    <w:rsid w:val="001D73E9"/>
    <w:rsid w:val="001E5E27"/>
    <w:rsid w:val="001F502D"/>
    <w:rsid w:val="00202F3F"/>
    <w:rsid w:val="00207269"/>
    <w:rsid w:val="0020737C"/>
    <w:rsid w:val="002073CD"/>
    <w:rsid w:val="0021489E"/>
    <w:rsid w:val="0021536F"/>
    <w:rsid w:val="00217053"/>
    <w:rsid w:val="002176F3"/>
    <w:rsid w:val="00217888"/>
    <w:rsid w:val="00224680"/>
    <w:rsid w:val="00224BB2"/>
    <w:rsid w:val="0023016C"/>
    <w:rsid w:val="00232A2A"/>
    <w:rsid w:val="00235240"/>
    <w:rsid w:val="002368FD"/>
    <w:rsid w:val="002440B0"/>
    <w:rsid w:val="00244B3B"/>
    <w:rsid w:val="002456E8"/>
    <w:rsid w:val="00245FA2"/>
    <w:rsid w:val="00246506"/>
    <w:rsid w:val="00252847"/>
    <w:rsid w:val="0025495C"/>
    <w:rsid w:val="00256F17"/>
    <w:rsid w:val="00260AE6"/>
    <w:rsid w:val="002646AE"/>
    <w:rsid w:val="00267043"/>
    <w:rsid w:val="00271D5F"/>
    <w:rsid w:val="00274D76"/>
    <w:rsid w:val="00280506"/>
    <w:rsid w:val="0028617A"/>
    <w:rsid w:val="002879A7"/>
    <w:rsid w:val="00291817"/>
    <w:rsid w:val="0029372D"/>
    <w:rsid w:val="0029608A"/>
    <w:rsid w:val="002A3E33"/>
    <w:rsid w:val="002B4718"/>
    <w:rsid w:val="002B4C10"/>
    <w:rsid w:val="002D05A9"/>
    <w:rsid w:val="002D1DD6"/>
    <w:rsid w:val="002E179E"/>
    <w:rsid w:val="002E3EBC"/>
    <w:rsid w:val="002E5BDE"/>
    <w:rsid w:val="002E6DD1"/>
    <w:rsid w:val="002F027E"/>
    <w:rsid w:val="002F240A"/>
    <w:rsid w:val="002F5469"/>
    <w:rsid w:val="002F5C20"/>
    <w:rsid w:val="00302CAB"/>
    <w:rsid w:val="00311899"/>
    <w:rsid w:val="00312CEA"/>
    <w:rsid w:val="00327CB1"/>
    <w:rsid w:val="00335048"/>
    <w:rsid w:val="003354F9"/>
    <w:rsid w:val="00340B6D"/>
    <w:rsid w:val="0034274F"/>
    <w:rsid w:val="00344137"/>
    <w:rsid w:val="00344540"/>
    <w:rsid w:val="0034539D"/>
    <w:rsid w:val="003466AA"/>
    <w:rsid w:val="0035171B"/>
    <w:rsid w:val="00353404"/>
    <w:rsid w:val="00362443"/>
    <w:rsid w:val="00362CAB"/>
    <w:rsid w:val="003654FC"/>
    <w:rsid w:val="00383087"/>
    <w:rsid w:val="00384FA1"/>
    <w:rsid w:val="003907D1"/>
    <w:rsid w:val="00395463"/>
    <w:rsid w:val="003A2B7D"/>
    <w:rsid w:val="003A4A75"/>
    <w:rsid w:val="003A5A25"/>
    <w:rsid w:val="003B647A"/>
    <w:rsid w:val="003D0C23"/>
    <w:rsid w:val="003D281C"/>
    <w:rsid w:val="003D70F7"/>
    <w:rsid w:val="003E4F19"/>
    <w:rsid w:val="003F70A3"/>
    <w:rsid w:val="0040349A"/>
    <w:rsid w:val="0040436D"/>
    <w:rsid w:val="00406452"/>
    <w:rsid w:val="00407E4F"/>
    <w:rsid w:val="00410543"/>
    <w:rsid w:val="00412A40"/>
    <w:rsid w:val="004173CC"/>
    <w:rsid w:val="00420A5F"/>
    <w:rsid w:val="0042356B"/>
    <w:rsid w:val="004243D2"/>
    <w:rsid w:val="00424610"/>
    <w:rsid w:val="004306DF"/>
    <w:rsid w:val="00437ED7"/>
    <w:rsid w:val="00442F45"/>
    <w:rsid w:val="00445FCD"/>
    <w:rsid w:val="004517A4"/>
    <w:rsid w:val="00452999"/>
    <w:rsid w:val="004547DC"/>
    <w:rsid w:val="00460542"/>
    <w:rsid w:val="004673CE"/>
    <w:rsid w:val="00467DB6"/>
    <w:rsid w:val="0047362C"/>
    <w:rsid w:val="00476C78"/>
    <w:rsid w:val="00484382"/>
    <w:rsid w:val="00485580"/>
    <w:rsid w:val="0048576D"/>
    <w:rsid w:val="004861CE"/>
    <w:rsid w:val="00493FCF"/>
    <w:rsid w:val="0049495C"/>
    <w:rsid w:val="00497EF6"/>
    <w:rsid w:val="004A6663"/>
    <w:rsid w:val="004B0996"/>
    <w:rsid w:val="004B1EAD"/>
    <w:rsid w:val="004B6B8F"/>
    <w:rsid w:val="004B7511"/>
    <w:rsid w:val="004C57B2"/>
    <w:rsid w:val="004D1E30"/>
    <w:rsid w:val="004D43A6"/>
    <w:rsid w:val="004E057C"/>
    <w:rsid w:val="004E4DA7"/>
    <w:rsid w:val="004E6619"/>
    <w:rsid w:val="004E698D"/>
    <w:rsid w:val="004F3135"/>
    <w:rsid w:val="004F628A"/>
    <w:rsid w:val="004F7917"/>
    <w:rsid w:val="00503373"/>
    <w:rsid w:val="00510161"/>
    <w:rsid w:val="00515C87"/>
    <w:rsid w:val="00516075"/>
    <w:rsid w:val="0051627D"/>
    <w:rsid w:val="00520403"/>
    <w:rsid w:val="0052095A"/>
    <w:rsid w:val="00524FB2"/>
    <w:rsid w:val="00525306"/>
    <w:rsid w:val="00536336"/>
    <w:rsid w:val="005404CF"/>
    <w:rsid w:val="00542ED7"/>
    <w:rsid w:val="0054375D"/>
    <w:rsid w:val="00550D4A"/>
    <w:rsid w:val="00551BD4"/>
    <w:rsid w:val="005529DD"/>
    <w:rsid w:val="00554256"/>
    <w:rsid w:val="00563566"/>
    <w:rsid w:val="00564A29"/>
    <w:rsid w:val="00564FBC"/>
    <w:rsid w:val="005669A6"/>
    <w:rsid w:val="005705A9"/>
    <w:rsid w:val="00572864"/>
    <w:rsid w:val="00573A96"/>
    <w:rsid w:val="005765E0"/>
    <w:rsid w:val="00581411"/>
    <w:rsid w:val="005816A3"/>
    <w:rsid w:val="0058307E"/>
    <w:rsid w:val="0058618A"/>
    <w:rsid w:val="005862B6"/>
    <w:rsid w:val="00594B25"/>
    <w:rsid w:val="005A4018"/>
    <w:rsid w:val="005A47B8"/>
    <w:rsid w:val="005A4934"/>
    <w:rsid w:val="005A4952"/>
    <w:rsid w:val="005B0062"/>
    <w:rsid w:val="005B0963"/>
    <w:rsid w:val="005B20A1"/>
    <w:rsid w:val="005B2478"/>
    <w:rsid w:val="005B6A00"/>
    <w:rsid w:val="005D0979"/>
    <w:rsid w:val="005D5B88"/>
    <w:rsid w:val="005E1019"/>
    <w:rsid w:val="005E35F3"/>
    <w:rsid w:val="005E400D"/>
    <w:rsid w:val="005E4D96"/>
    <w:rsid w:val="005E626C"/>
    <w:rsid w:val="005E698D"/>
    <w:rsid w:val="005F09F1"/>
    <w:rsid w:val="005F2235"/>
    <w:rsid w:val="005F645A"/>
    <w:rsid w:val="00601777"/>
    <w:rsid w:val="00606F9D"/>
    <w:rsid w:val="006118D1"/>
    <w:rsid w:val="00620605"/>
    <w:rsid w:val="00620D93"/>
    <w:rsid w:val="00622EC6"/>
    <w:rsid w:val="00623C76"/>
    <w:rsid w:val="0062576D"/>
    <w:rsid w:val="00625788"/>
    <w:rsid w:val="00630E78"/>
    <w:rsid w:val="0063277E"/>
    <w:rsid w:val="006426D5"/>
    <w:rsid w:val="006456AC"/>
    <w:rsid w:val="006466FF"/>
    <w:rsid w:val="0065248F"/>
    <w:rsid w:val="00656C00"/>
    <w:rsid w:val="00661967"/>
    <w:rsid w:val="006656B5"/>
    <w:rsid w:val="0066664D"/>
    <w:rsid w:val="00671B49"/>
    <w:rsid w:val="006727A4"/>
    <w:rsid w:val="006810BA"/>
    <w:rsid w:val="00694621"/>
    <w:rsid w:val="00695745"/>
    <w:rsid w:val="00695DAE"/>
    <w:rsid w:val="00696DB4"/>
    <w:rsid w:val="006A0A1A"/>
    <w:rsid w:val="006A1CC6"/>
    <w:rsid w:val="006A6460"/>
    <w:rsid w:val="006A7040"/>
    <w:rsid w:val="006A7C29"/>
    <w:rsid w:val="006B104E"/>
    <w:rsid w:val="006B4F09"/>
    <w:rsid w:val="006B5AEA"/>
    <w:rsid w:val="006B6383"/>
    <w:rsid w:val="006B640D"/>
    <w:rsid w:val="006C4279"/>
    <w:rsid w:val="006C4F0D"/>
    <w:rsid w:val="006C61FA"/>
    <w:rsid w:val="006D0896"/>
    <w:rsid w:val="006D27C4"/>
    <w:rsid w:val="006D5926"/>
    <w:rsid w:val="006E02D0"/>
    <w:rsid w:val="006E5D2D"/>
    <w:rsid w:val="006E61CB"/>
    <w:rsid w:val="006F27F1"/>
    <w:rsid w:val="00701F65"/>
    <w:rsid w:val="0070391A"/>
    <w:rsid w:val="00704704"/>
    <w:rsid w:val="00706486"/>
    <w:rsid w:val="00712890"/>
    <w:rsid w:val="0071616D"/>
    <w:rsid w:val="00721822"/>
    <w:rsid w:val="00724B68"/>
    <w:rsid w:val="00725368"/>
    <w:rsid w:val="007304F3"/>
    <w:rsid w:val="00733FF9"/>
    <w:rsid w:val="0074460A"/>
    <w:rsid w:val="00745B17"/>
    <w:rsid w:val="00750B5C"/>
    <w:rsid w:val="00752825"/>
    <w:rsid w:val="00754E20"/>
    <w:rsid w:val="007554DF"/>
    <w:rsid w:val="0075776D"/>
    <w:rsid w:val="007613FB"/>
    <w:rsid w:val="00766AE1"/>
    <w:rsid w:val="007722BF"/>
    <w:rsid w:val="00774FCD"/>
    <w:rsid w:val="00775223"/>
    <w:rsid w:val="00777EAE"/>
    <w:rsid w:val="00780D0D"/>
    <w:rsid w:val="00781A41"/>
    <w:rsid w:val="00784B28"/>
    <w:rsid w:val="007854B3"/>
    <w:rsid w:val="0078599E"/>
    <w:rsid w:val="00785D92"/>
    <w:rsid w:val="0078787D"/>
    <w:rsid w:val="00787FA8"/>
    <w:rsid w:val="007915EC"/>
    <w:rsid w:val="00797D30"/>
    <w:rsid w:val="007A2117"/>
    <w:rsid w:val="007A56D7"/>
    <w:rsid w:val="007C0564"/>
    <w:rsid w:val="007C080E"/>
    <w:rsid w:val="007C08DE"/>
    <w:rsid w:val="007C334C"/>
    <w:rsid w:val="007C45C4"/>
    <w:rsid w:val="007D0BB3"/>
    <w:rsid w:val="007D10F2"/>
    <w:rsid w:val="007D385E"/>
    <w:rsid w:val="007D45C0"/>
    <w:rsid w:val="007D5CD4"/>
    <w:rsid w:val="007D5DC5"/>
    <w:rsid w:val="007D75DF"/>
    <w:rsid w:val="007D7D46"/>
    <w:rsid w:val="007E20BF"/>
    <w:rsid w:val="007E67A0"/>
    <w:rsid w:val="007E730D"/>
    <w:rsid w:val="007F3CFA"/>
    <w:rsid w:val="007F403E"/>
    <w:rsid w:val="007F6F23"/>
    <w:rsid w:val="00801EEE"/>
    <w:rsid w:val="00810012"/>
    <w:rsid w:val="00810CEA"/>
    <w:rsid w:val="00815017"/>
    <w:rsid w:val="00815FE5"/>
    <w:rsid w:val="008233E5"/>
    <w:rsid w:val="00826A64"/>
    <w:rsid w:val="00833DE8"/>
    <w:rsid w:val="00833F3E"/>
    <w:rsid w:val="00833F47"/>
    <w:rsid w:val="008348C3"/>
    <w:rsid w:val="008365C5"/>
    <w:rsid w:val="008373B4"/>
    <w:rsid w:val="00837623"/>
    <w:rsid w:val="008413D4"/>
    <w:rsid w:val="00845270"/>
    <w:rsid w:val="00847D37"/>
    <w:rsid w:val="00864CDD"/>
    <w:rsid w:val="00866EA3"/>
    <w:rsid w:val="0087190C"/>
    <w:rsid w:val="00871A41"/>
    <w:rsid w:val="00874D52"/>
    <w:rsid w:val="00876529"/>
    <w:rsid w:val="00877B61"/>
    <w:rsid w:val="00883B35"/>
    <w:rsid w:val="00886D76"/>
    <w:rsid w:val="00893BA4"/>
    <w:rsid w:val="008971BC"/>
    <w:rsid w:val="008A4A26"/>
    <w:rsid w:val="008B0A07"/>
    <w:rsid w:val="008B5B86"/>
    <w:rsid w:val="008C0A74"/>
    <w:rsid w:val="008C0D3E"/>
    <w:rsid w:val="008C1495"/>
    <w:rsid w:val="008C3B4D"/>
    <w:rsid w:val="008C4054"/>
    <w:rsid w:val="008C5062"/>
    <w:rsid w:val="008C5E2A"/>
    <w:rsid w:val="008D69C5"/>
    <w:rsid w:val="008D7404"/>
    <w:rsid w:val="008E0BD3"/>
    <w:rsid w:val="008E2FB8"/>
    <w:rsid w:val="008E41CE"/>
    <w:rsid w:val="008F41C6"/>
    <w:rsid w:val="008F4A87"/>
    <w:rsid w:val="008F70AD"/>
    <w:rsid w:val="009022BF"/>
    <w:rsid w:val="00902854"/>
    <w:rsid w:val="009035A0"/>
    <w:rsid w:val="00906944"/>
    <w:rsid w:val="00911CD9"/>
    <w:rsid w:val="00912B71"/>
    <w:rsid w:val="009143BC"/>
    <w:rsid w:val="00931632"/>
    <w:rsid w:val="00932C92"/>
    <w:rsid w:val="009349F5"/>
    <w:rsid w:val="009368E6"/>
    <w:rsid w:val="00937465"/>
    <w:rsid w:val="00945053"/>
    <w:rsid w:val="009454E4"/>
    <w:rsid w:val="00951CA0"/>
    <w:rsid w:val="009549BF"/>
    <w:rsid w:val="009572BE"/>
    <w:rsid w:val="009577E7"/>
    <w:rsid w:val="00957B40"/>
    <w:rsid w:val="00961CAB"/>
    <w:rsid w:val="00963660"/>
    <w:rsid w:val="0096683A"/>
    <w:rsid w:val="00981695"/>
    <w:rsid w:val="00982113"/>
    <w:rsid w:val="00984240"/>
    <w:rsid w:val="00984EDE"/>
    <w:rsid w:val="00985FAF"/>
    <w:rsid w:val="0098742E"/>
    <w:rsid w:val="00995B07"/>
    <w:rsid w:val="00997897"/>
    <w:rsid w:val="009A2619"/>
    <w:rsid w:val="009A2763"/>
    <w:rsid w:val="009A3FF1"/>
    <w:rsid w:val="009A49EF"/>
    <w:rsid w:val="009A5BDC"/>
    <w:rsid w:val="009A7C04"/>
    <w:rsid w:val="009B10D6"/>
    <w:rsid w:val="009B44A3"/>
    <w:rsid w:val="009B62F9"/>
    <w:rsid w:val="009C5A7D"/>
    <w:rsid w:val="009C65DA"/>
    <w:rsid w:val="009D65D0"/>
    <w:rsid w:val="009D7E91"/>
    <w:rsid w:val="009E54F4"/>
    <w:rsid w:val="009E59DC"/>
    <w:rsid w:val="009F0015"/>
    <w:rsid w:val="009F2BFA"/>
    <w:rsid w:val="009F4D0A"/>
    <w:rsid w:val="00A021CD"/>
    <w:rsid w:val="00A03A3D"/>
    <w:rsid w:val="00A0507C"/>
    <w:rsid w:val="00A0528B"/>
    <w:rsid w:val="00A11D32"/>
    <w:rsid w:val="00A1375E"/>
    <w:rsid w:val="00A13AC3"/>
    <w:rsid w:val="00A235BB"/>
    <w:rsid w:val="00A254F8"/>
    <w:rsid w:val="00A2598C"/>
    <w:rsid w:val="00A4525B"/>
    <w:rsid w:val="00A46B48"/>
    <w:rsid w:val="00A50EAF"/>
    <w:rsid w:val="00A541F8"/>
    <w:rsid w:val="00A57F77"/>
    <w:rsid w:val="00A602F9"/>
    <w:rsid w:val="00A650EE"/>
    <w:rsid w:val="00A65A95"/>
    <w:rsid w:val="00A662C8"/>
    <w:rsid w:val="00A67B39"/>
    <w:rsid w:val="00A71157"/>
    <w:rsid w:val="00A71C4F"/>
    <w:rsid w:val="00A71DDB"/>
    <w:rsid w:val="00A735E6"/>
    <w:rsid w:val="00A73C5A"/>
    <w:rsid w:val="00A7748B"/>
    <w:rsid w:val="00A804AD"/>
    <w:rsid w:val="00A80C89"/>
    <w:rsid w:val="00A849D4"/>
    <w:rsid w:val="00A867C2"/>
    <w:rsid w:val="00A94E0F"/>
    <w:rsid w:val="00A966E6"/>
    <w:rsid w:val="00A9676F"/>
    <w:rsid w:val="00AA2B97"/>
    <w:rsid w:val="00AB13E7"/>
    <w:rsid w:val="00AB2464"/>
    <w:rsid w:val="00AB2BE3"/>
    <w:rsid w:val="00AB504A"/>
    <w:rsid w:val="00AB61C0"/>
    <w:rsid w:val="00AB7834"/>
    <w:rsid w:val="00AC0494"/>
    <w:rsid w:val="00AC2150"/>
    <w:rsid w:val="00AC4D5F"/>
    <w:rsid w:val="00AD5E9A"/>
    <w:rsid w:val="00AE040E"/>
    <w:rsid w:val="00AE08DB"/>
    <w:rsid w:val="00AE2729"/>
    <w:rsid w:val="00AE5AE2"/>
    <w:rsid w:val="00AE5DBA"/>
    <w:rsid w:val="00AE7343"/>
    <w:rsid w:val="00AF5C67"/>
    <w:rsid w:val="00B00774"/>
    <w:rsid w:val="00B05B40"/>
    <w:rsid w:val="00B064D8"/>
    <w:rsid w:val="00B1458E"/>
    <w:rsid w:val="00B14C51"/>
    <w:rsid w:val="00B24742"/>
    <w:rsid w:val="00B35B2D"/>
    <w:rsid w:val="00B430D0"/>
    <w:rsid w:val="00B44F11"/>
    <w:rsid w:val="00B52496"/>
    <w:rsid w:val="00B62979"/>
    <w:rsid w:val="00B6753D"/>
    <w:rsid w:val="00B70056"/>
    <w:rsid w:val="00B76860"/>
    <w:rsid w:val="00B823A7"/>
    <w:rsid w:val="00B87D11"/>
    <w:rsid w:val="00B90FA5"/>
    <w:rsid w:val="00B919F1"/>
    <w:rsid w:val="00B94F95"/>
    <w:rsid w:val="00BA0ADA"/>
    <w:rsid w:val="00BA1764"/>
    <w:rsid w:val="00BA54F0"/>
    <w:rsid w:val="00BB3651"/>
    <w:rsid w:val="00BB468D"/>
    <w:rsid w:val="00BC0E8D"/>
    <w:rsid w:val="00BC4C3A"/>
    <w:rsid w:val="00BC4CB3"/>
    <w:rsid w:val="00BC511F"/>
    <w:rsid w:val="00BC7163"/>
    <w:rsid w:val="00BD255A"/>
    <w:rsid w:val="00BD6223"/>
    <w:rsid w:val="00BE003B"/>
    <w:rsid w:val="00BE6551"/>
    <w:rsid w:val="00BF093B"/>
    <w:rsid w:val="00BF48B9"/>
    <w:rsid w:val="00BF5381"/>
    <w:rsid w:val="00BF735B"/>
    <w:rsid w:val="00C049F0"/>
    <w:rsid w:val="00C0531E"/>
    <w:rsid w:val="00C06B2A"/>
    <w:rsid w:val="00C130B4"/>
    <w:rsid w:val="00C20753"/>
    <w:rsid w:val="00C21123"/>
    <w:rsid w:val="00C211BE"/>
    <w:rsid w:val="00C21514"/>
    <w:rsid w:val="00C21895"/>
    <w:rsid w:val="00C25D05"/>
    <w:rsid w:val="00C26849"/>
    <w:rsid w:val="00C4244F"/>
    <w:rsid w:val="00C4260F"/>
    <w:rsid w:val="00C45104"/>
    <w:rsid w:val="00C573E8"/>
    <w:rsid w:val="00C632ED"/>
    <w:rsid w:val="00C66150"/>
    <w:rsid w:val="00C66850"/>
    <w:rsid w:val="00C70EF5"/>
    <w:rsid w:val="00C756C5"/>
    <w:rsid w:val="00C82CAE"/>
    <w:rsid w:val="00C8544D"/>
    <w:rsid w:val="00C87D50"/>
    <w:rsid w:val="00C930A8"/>
    <w:rsid w:val="00CA3B74"/>
    <w:rsid w:val="00CA4B17"/>
    <w:rsid w:val="00CA5A08"/>
    <w:rsid w:val="00CA6CB8"/>
    <w:rsid w:val="00CA6CDB"/>
    <w:rsid w:val="00CB0CCD"/>
    <w:rsid w:val="00CB2553"/>
    <w:rsid w:val="00CB5743"/>
    <w:rsid w:val="00CC3524"/>
    <w:rsid w:val="00CC7608"/>
    <w:rsid w:val="00CD040E"/>
    <w:rsid w:val="00CD27BE"/>
    <w:rsid w:val="00CD35E5"/>
    <w:rsid w:val="00CD37A5"/>
    <w:rsid w:val="00CD40AC"/>
    <w:rsid w:val="00CD6F0F"/>
    <w:rsid w:val="00CD710B"/>
    <w:rsid w:val="00CE0762"/>
    <w:rsid w:val="00CE0BB7"/>
    <w:rsid w:val="00CE3479"/>
    <w:rsid w:val="00CE3B00"/>
    <w:rsid w:val="00CE3E9A"/>
    <w:rsid w:val="00CE40C5"/>
    <w:rsid w:val="00CE5187"/>
    <w:rsid w:val="00CF00B0"/>
    <w:rsid w:val="00CF6E39"/>
    <w:rsid w:val="00CF72DA"/>
    <w:rsid w:val="00D145C8"/>
    <w:rsid w:val="00D159B2"/>
    <w:rsid w:val="00D15B4E"/>
    <w:rsid w:val="00D17378"/>
    <w:rsid w:val="00D177E7"/>
    <w:rsid w:val="00D20727"/>
    <w:rsid w:val="00D2079F"/>
    <w:rsid w:val="00D25073"/>
    <w:rsid w:val="00D30D57"/>
    <w:rsid w:val="00D3106B"/>
    <w:rsid w:val="00D36697"/>
    <w:rsid w:val="00D41FF3"/>
    <w:rsid w:val="00D420AB"/>
    <w:rsid w:val="00D425A9"/>
    <w:rsid w:val="00D42667"/>
    <w:rsid w:val="00D447EF"/>
    <w:rsid w:val="00D505E2"/>
    <w:rsid w:val="00D536DD"/>
    <w:rsid w:val="00D54A6C"/>
    <w:rsid w:val="00D57FA7"/>
    <w:rsid w:val="00D62CCB"/>
    <w:rsid w:val="00D660BD"/>
    <w:rsid w:val="00D7302C"/>
    <w:rsid w:val="00D7463D"/>
    <w:rsid w:val="00D804E0"/>
    <w:rsid w:val="00D80F5A"/>
    <w:rsid w:val="00D84E4A"/>
    <w:rsid w:val="00DA4540"/>
    <w:rsid w:val="00DA5252"/>
    <w:rsid w:val="00DA587E"/>
    <w:rsid w:val="00DB3052"/>
    <w:rsid w:val="00DC07E7"/>
    <w:rsid w:val="00DC1ADF"/>
    <w:rsid w:val="00DC2D17"/>
    <w:rsid w:val="00DD0A04"/>
    <w:rsid w:val="00DD1DEC"/>
    <w:rsid w:val="00DD442E"/>
    <w:rsid w:val="00DD49FC"/>
    <w:rsid w:val="00DE23BF"/>
    <w:rsid w:val="00DE28F3"/>
    <w:rsid w:val="00DE3981"/>
    <w:rsid w:val="00DE40DD"/>
    <w:rsid w:val="00DE6FB7"/>
    <w:rsid w:val="00DE7755"/>
    <w:rsid w:val="00DF0058"/>
    <w:rsid w:val="00DF059A"/>
    <w:rsid w:val="00DF060A"/>
    <w:rsid w:val="00DF496A"/>
    <w:rsid w:val="00DF573F"/>
    <w:rsid w:val="00DF6B61"/>
    <w:rsid w:val="00DF6D19"/>
    <w:rsid w:val="00DF70F5"/>
    <w:rsid w:val="00E004C7"/>
    <w:rsid w:val="00E10EB6"/>
    <w:rsid w:val="00E12996"/>
    <w:rsid w:val="00E20C6C"/>
    <w:rsid w:val="00E2252C"/>
    <w:rsid w:val="00E26553"/>
    <w:rsid w:val="00E270C0"/>
    <w:rsid w:val="00E27CD4"/>
    <w:rsid w:val="00E36D82"/>
    <w:rsid w:val="00E36EE8"/>
    <w:rsid w:val="00E460B9"/>
    <w:rsid w:val="00E476A7"/>
    <w:rsid w:val="00E52C68"/>
    <w:rsid w:val="00E55836"/>
    <w:rsid w:val="00E55E9E"/>
    <w:rsid w:val="00E6185C"/>
    <w:rsid w:val="00E61B97"/>
    <w:rsid w:val="00E625D2"/>
    <w:rsid w:val="00E67121"/>
    <w:rsid w:val="00E7198D"/>
    <w:rsid w:val="00E735AF"/>
    <w:rsid w:val="00E74CA6"/>
    <w:rsid w:val="00E75E3D"/>
    <w:rsid w:val="00E86A3F"/>
    <w:rsid w:val="00E90325"/>
    <w:rsid w:val="00E969B0"/>
    <w:rsid w:val="00E9731C"/>
    <w:rsid w:val="00EA1C8B"/>
    <w:rsid w:val="00EA2ADB"/>
    <w:rsid w:val="00EA4B07"/>
    <w:rsid w:val="00EA4E4C"/>
    <w:rsid w:val="00EA5DA5"/>
    <w:rsid w:val="00EB341A"/>
    <w:rsid w:val="00EB6067"/>
    <w:rsid w:val="00EB6C80"/>
    <w:rsid w:val="00EC0184"/>
    <w:rsid w:val="00EC16CD"/>
    <w:rsid w:val="00EC5071"/>
    <w:rsid w:val="00EE29D1"/>
    <w:rsid w:val="00EE3274"/>
    <w:rsid w:val="00EE3D40"/>
    <w:rsid w:val="00EE7E3E"/>
    <w:rsid w:val="00EF0E0A"/>
    <w:rsid w:val="00EF63AB"/>
    <w:rsid w:val="00F017AF"/>
    <w:rsid w:val="00F02D14"/>
    <w:rsid w:val="00F041C4"/>
    <w:rsid w:val="00F0791D"/>
    <w:rsid w:val="00F1197F"/>
    <w:rsid w:val="00F1598C"/>
    <w:rsid w:val="00F20BC6"/>
    <w:rsid w:val="00F21E5A"/>
    <w:rsid w:val="00F255FC"/>
    <w:rsid w:val="00F259B0"/>
    <w:rsid w:val="00F26A20"/>
    <w:rsid w:val="00F276C9"/>
    <w:rsid w:val="00F36C43"/>
    <w:rsid w:val="00F40690"/>
    <w:rsid w:val="00F43B8F"/>
    <w:rsid w:val="00F51785"/>
    <w:rsid w:val="00F530D7"/>
    <w:rsid w:val="00F541E6"/>
    <w:rsid w:val="00F55C33"/>
    <w:rsid w:val="00F56D1E"/>
    <w:rsid w:val="00F640BF"/>
    <w:rsid w:val="00F64778"/>
    <w:rsid w:val="00F70754"/>
    <w:rsid w:val="00F85DEE"/>
    <w:rsid w:val="00F879A1"/>
    <w:rsid w:val="00F92FC4"/>
    <w:rsid w:val="00F94778"/>
    <w:rsid w:val="00F955BD"/>
    <w:rsid w:val="00F96EE3"/>
    <w:rsid w:val="00F9793C"/>
    <w:rsid w:val="00F97E10"/>
    <w:rsid w:val="00FA09CA"/>
    <w:rsid w:val="00FA0C14"/>
    <w:rsid w:val="00FA4C4D"/>
    <w:rsid w:val="00FB3BA6"/>
    <w:rsid w:val="00FB4715"/>
    <w:rsid w:val="00FB4B02"/>
    <w:rsid w:val="00FB4C5F"/>
    <w:rsid w:val="00FB619E"/>
    <w:rsid w:val="00FC0322"/>
    <w:rsid w:val="00FC104D"/>
    <w:rsid w:val="00FC1B14"/>
    <w:rsid w:val="00FC2D40"/>
    <w:rsid w:val="00FC3600"/>
    <w:rsid w:val="00FC565B"/>
    <w:rsid w:val="00FD3DFC"/>
    <w:rsid w:val="00FD6E73"/>
    <w:rsid w:val="00FE006E"/>
    <w:rsid w:val="00FE0079"/>
    <w:rsid w:val="00FE0CFD"/>
    <w:rsid w:val="00FE129B"/>
    <w:rsid w:val="00FE54D4"/>
    <w:rsid w:val="00FF0DF1"/>
    <w:rsid w:val="00FF1E44"/>
    <w:rsid w:val="00FF2AC2"/>
    <w:rsid w:val="00FF4D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A99DB"/>
  <w15:chartTrackingRefBased/>
  <w15:docId w15:val="{43072894-84CB-435A-B594-9EB52D2E1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E3D40"/>
    <w:pPr>
      <w:keepNext/>
      <w:keepLines/>
    </w:pPr>
    <w:rPr>
      <w:sz w:val="24"/>
      <w:szCs w:val="24"/>
    </w:rPr>
  </w:style>
  <w:style w:type="paragraph" w:styleId="Ttulo1">
    <w:name w:val="heading 1"/>
    <w:aliases w:val="TF-TÍTULO 1"/>
    <w:basedOn w:val="Normal"/>
    <w:next w:val="TF-TEXTO"/>
    <w:autoRedefine/>
    <w:qFormat/>
    <w:rsid w:val="00C211BE"/>
    <w:pPr>
      <w:keepLines w:val="0"/>
      <w:numPr>
        <w:numId w:val="1"/>
      </w:numPr>
      <w:tabs>
        <w:tab w:val="left" w:pos="720"/>
      </w:tabs>
      <w:spacing w:before="240"/>
      <w:outlineLvl w:val="0"/>
    </w:pPr>
    <w:rPr>
      <w:b/>
      <w:caps/>
      <w:kern w:val="28"/>
      <w:sz w:val="20"/>
      <w:szCs w:val="20"/>
    </w:rPr>
  </w:style>
  <w:style w:type="paragraph" w:styleId="Ttulo2">
    <w:name w:val="heading 2"/>
    <w:aliases w:val="TF-TÍTULO 2"/>
    <w:next w:val="TF-TEXTO"/>
    <w:link w:val="Ttulo2Char"/>
    <w:autoRedefine/>
    <w:qFormat/>
    <w:rsid w:val="00CA3B74"/>
    <w:pPr>
      <w:keepNext/>
      <w:keepLines/>
      <w:numPr>
        <w:ilvl w:val="1"/>
        <w:numId w:val="1"/>
      </w:numPr>
      <w:spacing w:before="120"/>
      <w:jc w:val="both"/>
      <w:outlineLvl w:val="1"/>
    </w:pPr>
    <w:rPr>
      <w:caps/>
      <w:color w:val="000000"/>
    </w:rPr>
  </w:style>
  <w:style w:type="paragraph" w:styleId="Ttulo3">
    <w:name w:val="heading 3"/>
    <w:aliases w:val="TF-TÍTULO 3"/>
    <w:next w:val="TF-TEXTO"/>
    <w:autoRedefine/>
    <w:qFormat/>
    <w:rsid w:val="00B05B40"/>
    <w:pPr>
      <w:keepNext/>
      <w:keepLines/>
      <w:numPr>
        <w:ilvl w:val="2"/>
        <w:numId w:val="1"/>
      </w:numPr>
      <w:spacing w:before="240"/>
      <w:ind w:left="851" w:hanging="851"/>
      <w:jc w:val="both"/>
      <w:outlineLvl w:val="2"/>
    </w:pPr>
    <w:rPr>
      <w:color w:val="000000"/>
    </w:rPr>
  </w:style>
  <w:style w:type="paragraph" w:styleId="Ttulo4">
    <w:name w:val="heading 4"/>
    <w:aliases w:val="TF-TÍTULO 4"/>
    <w:next w:val="TF-TEXTO"/>
    <w:autoRedefine/>
    <w:qFormat/>
    <w:rsid w:val="00B05B40"/>
    <w:pPr>
      <w:keepNext/>
      <w:keepLines/>
      <w:numPr>
        <w:ilvl w:val="3"/>
        <w:numId w:val="1"/>
      </w:numPr>
      <w:spacing w:before="240"/>
      <w:ind w:left="992" w:hanging="992"/>
      <w:jc w:val="both"/>
      <w:outlineLvl w:val="3"/>
    </w:pPr>
    <w:rPr>
      <w:color w:val="000000"/>
    </w:rPr>
  </w:style>
  <w:style w:type="paragraph" w:styleId="Ttulo5">
    <w:name w:val="heading 5"/>
    <w:aliases w:val="TF-TÍTULO 5"/>
    <w:next w:val="TF-TEXTO"/>
    <w:autoRedefine/>
    <w:qFormat/>
    <w:rsid w:val="00B05B40"/>
    <w:pPr>
      <w:keepNext/>
      <w:keepLines/>
      <w:numPr>
        <w:ilvl w:val="4"/>
        <w:numId w:val="1"/>
      </w:numPr>
      <w:spacing w:before="240"/>
      <w:ind w:left="1134" w:hanging="1134"/>
      <w:jc w:val="both"/>
      <w:outlineLvl w:val="4"/>
    </w:pPr>
    <w:rPr>
      <w:color w:val="000000"/>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qFormat/>
    <w:rsid w:val="00B05B40"/>
    <w:pPr>
      <w:spacing w:before="120"/>
      <w:ind w:firstLine="680"/>
      <w:jc w:val="both"/>
    </w:p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TTULOTCC">
    <w:name w:val="TF-TÍTULO TCC"/>
    <w:next w:val="Normal"/>
    <w:qFormat/>
    <w:rsid w:val="00BB3651"/>
    <w:pPr>
      <w:jc w:val="center"/>
    </w:pPr>
    <w:rPr>
      <w:b/>
      <w:caps/>
      <w:sz w:val="32"/>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REFERNCIASTTULO">
    <w:name w:val="TF-REFERÊNCIAS TÍTULO"/>
    <w:basedOn w:val="Normal"/>
    <w:next w:val="TF-REFERNCIASITEM"/>
    <w:rsid w:val="008A4A26"/>
    <w:pPr>
      <w:keepLines w:val="0"/>
      <w:spacing w:before="240"/>
    </w:pPr>
    <w:rPr>
      <w:b/>
      <w:caps/>
      <w:sz w:val="20"/>
      <w:szCs w:val="20"/>
    </w:rPr>
  </w:style>
  <w:style w:type="paragraph" w:customStyle="1" w:styleId="TF-REFERNCIASITEM">
    <w:name w:val="TF-REFERÊNCIAS ITEM"/>
    <w:rsid w:val="005E1019"/>
    <w:pPr>
      <w:keepLines/>
      <w:spacing w:before="120"/>
    </w:pPr>
  </w:style>
  <w:style w:type="paragraph" w:customStyle="1" w:styleId="TF-SUBALNEAnvel1">
    <w:name w:val="TF-SUBALÍNEA nível 1"/>
    <w:basedOn w:val="TF-ALNEA"/>
    <w:rsid w:val="00B05B40"/>
    <w:pPr>
      <w:numPr>
        <w:ilvl w:val="1"/>
      </w:numPr>
      <w:spacing w:before="0"/>
    </w:pPr>
    <w:rPr>
      <w:rFonts w:ascii="Times" w:hAnsi="Times"/>
    </w:rPr>
  </w:style>
  <w:style w:type="paragraph" w:customStyle="1" w:styleId="TF-ALNEA">
    <w:name w:val="TF-ALÍNEA"/>
    <w:qFormat/>
    <w:rsid w:val="00B05B40"/>
    <w:pPr>
      <w:widowControl w:val="0"/>
      <w:numPr>
        <w:numId w:val="2"/>
      </w:numPr>
      <w:spacing w:before="120"/>
      <w:contextualSpacing/>
      <w:jc w:val="both"/>
    </w:pPr>
  </w:style>
  <w:style w:type="paragraph" w:customStyle="1" w:styleId="TF-SUBALNEAnvel2">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paragraph" w:styleId="Rodap">
    <w:name w:val="footer"/>
    <w:basedOn w:val="Normal"/>
    <w:link w:val="RodapChar"/>
    <w:uiPriority w:val="99"/>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TTULOAPNDICE">
    <w:name w:val="TF-TÍTULO APÊNDICE"/>
    <w:next w:val="TF-TEXTO"/>
    <w:rsid w:val="004F3135"/>
    <w:pPr>
      <w:keepNext/>
      <w:pageBreakBefore/>
      <w:spacing w:before="240"/>
      <w:jc w:val="both"/>
    </w:pPr>
    <w:rPr>
      <w:b/>
      <w:caps/>
    </w:rPr>
  </w:style>
  <w:style w:type="paragraph" w:customStyle="1" w:styleId="TF-TTULOANEXO">
    <w:name w:val="TF-TÍTULO ANEXO"/>
    <w:next w:val="TF-TEXTO"/>
    <w:rsid w:val="004F3135"/>
    <w:pPr>
      <w:keepNext/>
      <w:pageBreakBefore/>
      <w:spacing w:before="240"/>
      <w:jc w:val="both"/>
    </w:pPr>
    <w:rPr>
      <w:b/>
    </w:rPr>
  </w:style>
  <w:style w:type="paragraph" w:customStyle="1" w:styleId="TF-FONTE">
    <w:name w:val="TF-FONTE"/>
    <w:next w:val="Normal"/>
    <w:qFormat/>
    <w:rsid w:val="00CC7608"/>
    <w:pPr>
      <w:jc w:val="center"/>
    </w:pPr>
    <w:rPr>
      <w:sz w:val="18"/>
    </w:rPr>
  </w:style>
  <w:style w:type="paragraph" w:customStyle="1" w:styleId="TF-LEGENDA">
    <w:name w:val="TF-LEGENDA"/>
    <w:basedOn w:val="Normal"/>
    <w:next w:val="Normal"/>
    <w:qFormat/>
    <w:rsid w:val="001B7764"/>
    <w:pPr>
      <w:spacing w:before="60" w:after="20"/>
      <w:jc w:val="center"/>
      <w:outlineLvl w:val="0"/>
    </w:pPr>
    <w:rPr>
      <w:sz w:val="20"/>
      <w:szCs w:val="20"/>
    </w:rPr>
  </w:style>
  <w:style w:type="paragraph" w:customStyle="1" w:styleId="TF-CITAO">
    <w:name w:val="TF-CITAÇÃO"/>
    <w:next w:val="TF-TEXTO"/>
    <w:qFormat/>
    <w:rsid w:val="008A4A26"/>
    <w:pPr>
      <w:widowControl w:val="0"/>
      <w:spacing w:before="120" w:after="120"/>
      <w:ind w:left="2268"/>
      <w:jc w:val="both"/>
    </w:pPr>
    <w:rPr>
      <w:sz w:val="18"/>
    </w:r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TF-TEXTO-QUADRO">
    <w:name w:val="TF-TEXTO-QUADRO"/>
    <w:qFormat/>
    <w:rsid w:val="006C4279"/>
    <w:pPr>
      <w:keepLines/>
    </w:pPr>
  </w:style>
  <w:style w:type="paragraph" w:customStyle="1" w:styleId="TF-CDIGO-FONTE">
    <w:name w:val="TF-CÓDIGO-FONTE"/>
    <w:qFormat/>
    <w:rsid w:val="008A4A26"/>
    <w:pPr>
      <w:keepNext/>
      <w:keepLines/>
    </w:pPr>
    <w:rPr>
      <w:rFonts w:ascii="Courier" w:hAnsi="Courier"/>
      <w:sz w:val="18"/>
      <w:lang w:val="en-US"/>
    </w:rPr>
  </w:style>
  <w:style w:type="paragraph" w:customStyle="1" w:styleId="TF-TEXTO-QUADRO-Centralizado">
    <w:name w:val="TF-TEXTO-QUADRO-Centralizado"/>
    <w:basedOn w:val="Normal"/>
    <w:rsid w:val="00B05B40"/>
    <w:pPr>
      <w:jc w:val="center"/>
    </w:pPr>
    <w:rPr>
      <w:sz w:val="20"/>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05B40"/>
    <w:pPr>
      <w:jc w:val="right"/>
    </w:pPr>
    <w:rPr>
      <w:sz w:val="20"/>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4B0996"/>
    <w:pPr>
      <w:keepNext/>
      <w:spacing w:before="20" w:after="20"/>
      <w:ind w:firstLine="0"/>
      <w:jc w:val="center"/>
    </w:pPr>
  </w:style>
  <w:style w:type="character" w:customStyle="1" w:styleId="TF-COURIER9">
    <w:name w:val="TF-COURIER 9"/>
    <w:qFormat/>
    <w:rsid w:val="008A4A26"/>
    <w:rPr>
      <w:rFonts w:ascii="Courier New" w:hAnsi="Courier New"/>
      <w:sz w:val="18"/>
    </w:rPr>
  </w:style>
  <w:style w:type="paragraph" w:styleId="Legenda">
    <w:name w:val="caption"/>
    <w:basedOn w:val="Normal"/>
    <w:next w:val="Normal"/>
    <w:uiPriority w:val="35"/>
    <w:rsid w:val="00A73C5A"/>
    <w:rPr>
      <w:b/>
      <w:bCs/>
      <w:sz w:val="20"/>
      <w:szCs w:val="20"/>
    </w:rPr>
  </w:style>
  <w:style w:type="paragraph" w:customStyle="1" w:styleId="TF-AUTORES">
    <w:name w:val="TF-AUTORES"/>
    <w:basedOn w:val="Normal"/>
    <w:rsid w:val="00EC5071"/>
    <w:pPr>
      <w:keepNext w:val="0"/>
      <w:keepLines w:val="0"/>
      <w:tabs>
        <w:tab w:val="left" w:pos="720"/>
      </w:tabs>
      <w:spacing w:before="120" w:after="120"/>
      <w:jc w:val="center"/>
    </w:pPr>
    <w:rPr>
      <w:rFonts w:ascii="Times" w:hAnsi="Times"/>
      <w:b/>
      <w:lang w:val="en-US"/>
    </w:rPr>
  </w:style>
  <w:style w:type="paragraph" w:customStyle="1" w:styleId="TF-RESUMO">
    <w:name w:val="TF-RESUMO"/>
    <w:basedOn w:val="Normal"/>
    <w:rsid w:val="005E4D96"/>
    <w:pPr>
      <w:keepNext w:val="0"/>
      <w:keepLines w:val="0"/>
      <w:tabs>
        <w:tab w:val="left" w:pos="720"/>
      </w:tabs>
      <w:spacing w:before="120"/>
      <w:ind w:left="454" w:right="454"/>
      <w:jc w:val="both"/>
    </w:pPr>
    <w:rPr>
      <w:i/>
      <w:sz w:val="20"/>
    </w:rPr>
  </w:style>
  <w:style w:type="paragraph" w:customStyle="1" w:styleId="TF-PALAVRASCHAVE">
    <w:name w:val="TF-PALAVRAS CHAVE"/>
    <w:basedOn w:val="Normal"/>
    <w:rsid w:val="00D804E0"/>
    <w:pPr>
      <w:keepNext w:val="0"/>
      <w:keepLines w:val="0"/>
      <w:tabs>
        <w:tab w:val="left" w:pos="720"/>
      </w:tabs>
      <w:spacing w:before="120"/>
      <w:ind w:left="454" w:right="454"/>
      <w:jc w:val="both"/>
    </w:pPr>
    <w:rPr>
      <w:i/>
      <w:sz w:val="20"/>
    </w:rPr>
  </w:style>
  <w:style w:type="paragraph" w:customStyle="1" w:styleId="TF-INSTITUICAO">
    <w:name w:val="TF-INSTITUICAO"/>
    <w:basedOn w:val="Normal"/>
    <w:rsid w:val="00EC5071"/>
    <w:pPr>
      <w:jc w:val="center"/>
    </w:pPr>
    <w:rPr>
      <w:sz w:val="20"/>
    </w:rPr>
  </w:style>
  <w:style w:type="paragraph" w:customStyle="1" w:styleId="TF-EMAIL">
    <w:name w:val="TF-EMAIL"/>
    <w:basedOn w:val="Normal"/>
    <w:rsid w:val="004F628A"/>
    <w:pPr>
      <w:spacing w:before="120"/>
      <w:jc w:val="center"/>
    </w:pPr>
    <w:rPr>
      <w:rFonts w:ascii="Courier New" w:hAnsi="Courier New"/>
      <w:sz w:val="18"/>
    </w:rPr>
  </w:style>
  <w:style w:type="character" w:customStyle="1" w:styleId="CabealhoChar">
    <w:name w:val="Cabeçalho Char"/>
    <w:link w:val="Cabealho"/>
    <w:uiPriority w:val="99"/>
    <w:rsid w:val="00EC5071"/>
    <w:rPr>
      <w:sz w:val="24"/>
      <w:szCs w:val="24"/>
    </w:rPr>
  </w:style>
  <w:style w:type="character" w:customStyle="1" w:styleId="RodapChar">
    <w:name w:val="Rodapé Char"/>
    <w:link w:val="Rodap"/>
    <w:uiPriority w:val="99"/>
    <w:rsid w:val="004F628A"/>
    <w:rPr>
      <w:sz w:val="24"/>
      <w:szCs w:val="24"/>
    </w:rPr>
  </w:style>
  <w:style w:type="character" w:customStyle="1" w:styleId="Ttulo2Char">
    <w:name w:val="Título 2 Char"/>
    <w:aliases w:val="TF-TÍTULO 2 Char"/>
    <w:basedOn w:val="Fontepargpadro"/>
    <w:link w:val="Ttulo2"/>
    <w:rsid w:val="00CD710B"/>
    <w:rPr>
      <w:caps/>
      <w:color w:val="000000"/>
    </w:rPr>
  </w:style>
  <w:style w:type="paragraph" w:customStyle="1" w:styleId="TF-refernciasITEM0">
    <w:name w:val="TF-referências ITEM"/>
    <w:rsid w:val="0003398F"/>
    <w:pPr>
      <w:keepLines/>
      <w:spacing w:after="120"/>
    </w:pPr>
  </w:style>
  <w:style w:type="character" w:styleId="MenoPendente">
    <w:name w:val="Unresolved Mention"/>
    <w:basedOn w:val="Fontepargpadro"/>
    <w:uiPriority w:val="99"/>
    <w:semiHidden/>
    <w:unhideWhenUsed/>
    <w:rsid w:val="00BF48B9"/>
    <w:rPr>
      <w:color w:val="605E5C"/>
      <w:shd w:val="clear" w:color="auto" w:fill="E1DFDD"/>
    </w:rPr>
  </w:style>
  <w:style w:type="paragraph" w:styleId="Reviso">
    <w:name w:val="Revision"/>
    <w:hidden/>
    <w:uiPriority w:val="99"/>
    <w:semiHidden/>
    <w:rsid w:val="009577E7"/>
    <w:rPr>
      <w:sz w:val="24"/>
      <w:szCs w:val="24"/>
    </w:rPr>
  </w:style>
  <w:style w:type="character" w:styleId="Refdecomentrio">
    <w:name w:val="annotation reference"/>
    <w:basedOn w:val="Fontepargpadro"/>
    <w:uiPriority w:val="99"/>
    <w:semiHidden/>
    <w:unhideWhenUsed/>
    <w:rsid w:val="009577E7"/>
    <w:rPr>
      <w:sz w:val="16"/>
      <w:szCs w:val="16"/>
    </w:rPr>
  </w:style>
  <w:style w:type="paragraph" w:styleId="Textodecomentrio">
    <w:name w:val="annotation text"/>
    <w:basedOn w:val="Normal"/>
    <w:link w:val="TextodecomentrioChar"/>
    <w:uiPriority w:val="99"/>
    <w:semiHidden/>
    <w:unhideWhenUsed/>
    <w:rsid w:val="009577E7"/>
    <w:rPr>
      <w:sz w:val="20"/>
      <w:szCs w:val="20"/>
    </w:rPr>
  </w:style>
  <w:style w:type="character" w:customStyle="1" w:styleId="TextodecomentrioChar">
    <w:name w:val="Texto de comentário Char"/>
    <w:basedOn w:val="Fontepargpadro"/>
    <w:link w:val="Textodecomentrio"/>
    <w:uiPriority w:val="99"/>
    <w:semiHidden/>
    <w:rsid w:val="009577E7"/>
  </w:style>
  <w:style w:type="paragraph" w:styleId="Assuntodocomentrio">
    <w:name w:val="annotation subject"/>
    <w:basedOn w:val="Textodecomentrio"/>
    <w:next w:val="Textodecomentrio"/>
    <w:link w:val="AssuntodocomentrioChar"/>
    <w:uiPriority w:val="99"/>
    <w:semiHidden/>
    <w:unhideWhenUsed/>
    <w:rsid w:val="009577E7"/>
    <w:rPr>
      <w:b/>
      <w:bCs/>
    </w:rPr>
  </w:style>
  <w:style w:type="character" w:customStyle="1" w:styleId="AssuntodocomentrioChar">
    <w:name w:val="Assunto do comentário Char"/>
    <w:basedOn w:val="TextodecomentrioChar"/>
    <w:link w:val="Assuntodocomentrio"/>
    <w:uiPriority w:val="99"/>
    <w:semiHidden/>
    <w:rsid w:val="009577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500192">
      <w:bodyDiv w:val="1"/>
      <w:marLeft w:val="0"/>
      <w:marRight w:val="0"/>
      <w:marTop w:val="0"/>
      <w:marBottom w:val="0"/>
      <w:divBdr>
        <w:top w:val="none" w:sz="0" w:space="0" w:color="auto"/>
        <w:left w:val="none" w:sz="0" w:space="0" w:color="auto"/>
        <w:bottom w:val="none" w:sz="0" w:space="0" w:color="auto"/>
        <w:right w:val="none" w:sz="0" w:space="0" w:color="auto"/>
      </w:divBdr>
    </w:div>
    <w:div w:id="269513141">
      <w:bodyDiv w:val="1"/>
      <w:marLeft w:val="0"/>
      <w:marRight w:val="0"/>
      <w:marTop w:val="0"/>
      <w:marBottom w:val="0"/>
      <w:divBdr>
        <w:top w:val="none" w:sz="0" w:space="0" w:color="auto"/>
        <w:left w:val="none" w:sz="0" w:space="0" w:color="auto"/>
        <w:bottom w:val="none" w:sz="0" w:space="0" w:color="auto"/>
        <w:right w:val="none" w:sz="0" w:space="0" w:color="auto"/>
      </w:divBdr>
    </w:div>
    <w:div w:id="406462258">
      <w:bodyDiv w:val="1"/>
      <w:marLeft w:val="0"/>
      <w:marRight w:val="0"/>
      <w:marTop w:val="0"/>
      <w:marBottom w:val="0"/>
      <w:divBdr>
        <w:top w:val="none" w:sz="0" w:space="0" w:color="auto"/>
        <w:left w:val="none" w:sz="0" w:space="0" w:color="auto"/>
        <w:bottom w:val="none" w:sz="0" w:space="0" w:color="auto"/>
        <w:right w:val="none" w:sz="0" w:space="0" w:color="auto"/>
      </w:divBdr>
    </w:div>
    <w:div w:id="417024303">
      <w:bodyDiv w:val="1"/>
      <w:marLeft w:val="0"/>
      <w:marRight w:val="0"/>
      <w:marTop w:val="0"/>
      <w:marBottom w:val="0"/>
      <w:divBdr>
        <w:top w:val="none" w:sz="0" w:space="0" w:color="auto"/>
        <w:left w:val="none" w:sz="0" w:space="0" w:color="auto"/>
        <w:bottom w:val="none" w:sz="0" w:space="0" w:color="auto"/>
        <w:right w:val="none" w:sz="0" w:space="0" w:color="auto"/>
      </w:divBdr>
      <w:divsChild>
        <w:div w:id="41947318">
          <w:marLeft w:val="0"/>
          <w:marRight w:val="0"/>
          <w:marTop w:val="0"/>
          <w:marBottom w:val="0"/>
          <w:divBdr>
            <w:top w:val="none" w:sz="0" w:space="0" w:color="auto"/>
            <w:left w:val="none" w:sz="0" w:space="0" w:color="auto"/>
            <w:bottom w:val="none" w:sz="0" w:space="0" w:color="auto"/>
            <w:right w:val="none" w:sz="0" w:space="0" w:color="auto"/>
          </w:divBdr>
          <w:divsChild>
            <w:div w:id="1961034839">
              <w:marLeft w:val="0"/>
              <w:marRight w:val="0"/>
              <w:marTop w:val="0"/>
              <w:marBottom w:val="0"/>
              <w:divBdr>
                <w:top w:val="none" w:sz="0" w:space="0" w:color="auto"/>
                <w:left w:val="none" w:sz="0" w:space="0" w:color="auto"/>
                <w:bottom w:val="none" w:sz="0" w:space="0" w:color="auto"/>
                <w:right w:val="none" w:sz="0" w:space="0" w:color="auto"/>
              </w:divBdr>
              <w:divsChild>
                <w:div w:id="342174726">
                  <w:marLeft w:val="0"/>
                  <w:marRight w:val="0"/>
                  <w:marTop w:val="0"/>
                  <w:marBottom w:val="0"/>
                  <w:divBdr>
                    <w:top w:val="none" w:sz="0" w:space="0" w:color="auto"/>
                    <w:left w:val="none" w:sz="0" w:space="0" w:color="auto"/>
                    <w:bottom w:val="none" w:sz="0" w:space="0" w:color="auto"/>
                    <w:right w:val="none" w:sz="0" w:space="0" w:color="auto"/>
                  </w:divBdr>
                  <w:divsChild>
                    <w:div w:id="200024253">
                      <w:marLeft w:val="0"/>
                      <w:marRight w:val="0"/>
                      <w:marTop w:val="0"/>
                      <w:marBottom w:val="0"/>
                      <w:divBdr>
                        <w:top w:val="none" w:sz="0" w:space="0" w:color="auto"/>
                        <w:left w:val="none" w:sz="0" w:space="0" w:color="auto"/>
                        <w:bottom w:val="none" w:sz="0" w:space="0" w:color="auto"/>
                        <w:right w:val="none" w:sz="0" w:space="0" w:color="auto"/>
                      </w:divBdr>
                      <w:divsChild>
                        <w:div w:id="1041590780">
                          <w:marLeft w:val="0"/>
                          <w:marRight w:val="0"/>
                          <w:marTop w:val="0"/>
                          <w:marBottom w:val="0"/>
                          <w:divBdr>
                            <w:top w:val="none" w:sz="0" w:space="0" w:color="auto"/>
                            <w:left w:val="none" w:sz="0" w:space="0" w:color="auto"/>
                            <w:bottom w:val="none" w:sz="0" w:space="0" w:color="auto"/>
                            <w:right w:val="none" w:sz="0" w:space="0" w:color="auto"/>
                          </w:divBdr>
                          <w:divsChild>
                            <w:div w:id="2237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14444">
      <w:bodyDiv w:val="1"/>
      <w:marLeft w:val="0"/>
      <w:marRight w:val="0"/>
      <w:marTop w:val="0"/>
      <w:marBottom w:val="0"/>
      <w:divBdr>
        <w:top w:val="none" w:sz="0" w:space="0" w:color="auto"/>
        <w:left w:val="none" w:sz="0" w:space="0" w:color="auto"/>
        <w:bottom w:val="none" w:sz="0" w:space="0" w:color="auto"/>
        <w:right w:val="none" w:sz="0" w:space="0" w:color="auto"/>
      </w:divBdr>
      <w:divsChild>
        <w:div w:id="1015307214">
          <w:marLeft w:val="0"/>
          <w:marRight w:val="0"/>
          <w:marTop w:val="0"/>
          <w:marBottom w:val="0"/>
          <w:divBdr>
            <w:top w:val="none" w:sz="0" w:space="0" w:color="auto"/>
            <w:left w:val="none" w:sz="0" w:space="0" w:color="auto"/>
            <w:bottom w:val="none" w:sz="0" w:space="0" w:color="auto"/>
            <w:right w:val="none" w:sz="0" w:space="0" w:color="auto"/>
          </w:divBdr>
          <w:divsChild>
            <w:div w:id="1020279500">
              <w:marLeft w:val="0"/>
              <w:marRight w:val="0"/>
              <w:marTop w:val="0"/>
              <w:marBottom w:val="0"/>
              <w:divBdr>
                <w:top w:val="none" w:sz="0" w:space="0" w:color="auto"/>
                <w:left w:val="none" w:sz="0" w:space="0" w:color="auto"/>
                <w:bottom w:val="none" w:sz="0" w:space="0" w:color="auto"/>
                <w:right w:val="none" w:sz="0" w:space="0" w:color="auto"/>
              </w:divBdr>
              <w:divsChild>
                <w:div w:id="554588731">
                  <w:marLeft w:val="0"/>
                  <w:marRight w:val="0"/>
                  <w:marTop w:val="0"/>
                  <w:marBottom w:val="0"/>
                  <w:divBdr>
                    <w:top w:val="none" w:sz="0" w:space="0" w:color="auto"/>
                    <w:left w:val="none" w:sz="0" w:space="0" w:color="auto"/>
                    <w:bottom w:val="none" w:sz="0" w:space="0" w:color="auto"/>
                    <w:right w:val="none" w:sz="0" w:space="0" w:color="auto"/>
                  </w:divBdr>
                  <w:divsChild>
                    <w:div w:id="624238845">
                      <w:marLeft w:val="0"/>
                      <w:marRight w:val="0"/>
                      <w:marTop w:val="0"/>
                      <w:marBottom w:val="0"/>
                      <w:divBdr>
                        <w:top w:val="none" w:sz="0" w:space="0" w:color="auto"/>
                        <w:left w:val="none" w:sz="0" w:space="0" w:color="auto"/>
                        <w:bottom w:val="none" w:sz="0" w:space="0" w:color="auto"/>
                        <w:right w:val="none" w:sz="0" w:space="0" w:color="auto"/>
                      </w:divBdr>
                      <w:divsChild>
                        <w:div w:id="292057524">
                          <w:marLeft w:val="0"/>
                          <w:marRight w:val="0"/>
                          <w:marTop w:val="0"/>
                          <w:marBottom w:val="0"/>
                          <w:divBdr>
                            <w:top w:val="none" w:sz="0" w:space="0" w:color="auto"/>
                            <w:left w:val="none" w:sz="0" w:space="0" w:color="auto"/>
                            <w:bottom w:val="none" w:sz="0" w:space="0" w:color="auto"/>
                            <w:right w:val="none" w:sz="0" w:space="0" w:color="auto"/>
                          </w:divBdr>
                          <w:divsChild>
                            <w:div w:id="20778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435019">
      <w:bodyDiv w:val="1"/>
      <w:marLeft w:val="0"/>
      <w:marRight w:val="0"/>
      <w:marTop w:val="0"/>
      <w:marBottom w:val="0"/>
      <w:divBdr>
        <w:top w:val="none" w:sz="0" w:space="0" w:color="auto"/>
        <w:left w:val="none" w:sz="0" w:space="0" w:color="auto"/>
        <w:bottom w:val="none" w:sz="0" w:space="0" w:color="auto"/>
        <w:right w:val="none" w:sz="0" w:space="0" w:color="auto"/>
      </w:divBdr>
    </w:div>
    <w:div w:id="740644237">
      <w:bodyDiv w:val="1"/>
      <w:marLeft w:val="0"/>
      <w:marRight w:val="0"/>
      <w:marTop w:val="0"/>
      <w:marBottom w:val="0"/>
      <w:divBdr>
        <w:top w:val="none" w:sz="0" w:space="0" w:color="auto"/>
        <w:left w:val="none" w:sz="0" w:space="0" w:color="auto"/>
        <w:bottom w:val="none" w:sz="0" w:space="0" w:color="auto"/>
        <w:right w:val="none" w:sz="0" w:space="0" w:color="auto"/>
      </w:divBdr>
    </w:div>
    <w:div w:id="1065879450">
      <w:bodyDiv w:val="1"/>
      <w:marLeft w:val="0"/>
      <w:marRight w:val="0"/>
      <w:marTop w:val="0"/>
      <w:marBottom w:val="0"/>
      <w:divBdr>
        <w:top w:val="none" w:sz="0" w:space="0" w:color="auto"/>
        <w:left w:val="none" w:sz="0" w:space="0" w:color="auto"/>
        <w:bottom w:val="none" w:sz="0" w:space="0" w:color="auto"/>
        <w:right w:val="none" w:sz="0" w:space="0" w:color="auto"/>
      </w:divBdr>
    </w:div>
    <w:div w:id="1081484653">
      <w:bodyDiv w:val="1"/>
      <w:marLeft w:val="0"/>
      <w:marRight w:val="0"/>
      <w:marTop w:val="0"/>
      <w:marBottom w:val="0"/>
      <w:divBdr>
        <w:top w:val="none" w:sz="0" w:space="0" w:color="auto"/>
        <w:left w:val="none" w:sz="0" w:space="0" w:color="auto"/>
        <w:bottom w:val="none" w:sz="0" w:space="0" w:color="auto"/>
        <w:right w:val="none" w:sz="0" w:space="0" w:color="auto"/>
      </w:divBdr>
    </w:div>
    <w:div w:id="1082870292">
      <w:bodyDiv w:val="1"/>
      <w:marLeft w:val="0"/>
      <w:marRight w:val="0"/>
      <w:marTop w:val="0"/>
      <w:marBottom w:val="0"/>
      <w:divBdr>
        <w:top w:val="none" w:sz="0" w:space="0" w:color="auto"/>
        <w:left w:val="none" w:sz="0" w:space="0" w:color="auto"/>
        <w:bottom w:val="none" w:sz="0" w:space="0" w:color="auto"/>
        <w:right w:val="none" w:sz="0" w:space="0" w:color="auto"/>
      </w:divBdr>
    </w:div>
    <w:div w:id="1086390447">
      <w:bodyDiv w:val="1"/>
      <w:marLeft w:val="0"/>
      <w:marRight w:val="0"/>
      <w:marTop w:val="0"/>
      <w:marBottom w:val="0"/>
      <w:divBdr>
        <w:top w:val="none" w:sz="0" w:space="0" w:color="auto"/>
        <w:left w:val="none" w:sz="0" w:space="0" w:color="auto"/>
        <w:bottom w:val="none" w:sz="0" w:space="0" w:color="auto"/>
        <w:right w:val="none" w:sz="0" w:space="0" w:color="auto"/>
      </w:divBdr>
    </w:div>
    <w:div w:id="1324427345">
      <w:bodyDiv w:val="1"/>
      <w:marLeft w:val="0"/>
      <w:marRight w:val="0"/>
      <w:marTop w:val="0"/>
      <w:marBottom w:val="0"/>
      <w:divBdr>
        <w:top w:val="none" w:sz="0" w:space="0" w:color="auto"/>
        <w:left w:val="none" w:sz="0" w:space="0" w:color="auto"/>
        <w:bottom w:val="none" w:sz="0" w:space="0" w:color="auto"/>
        <w:right w:val="none" w:sz="0" w:space="0" w:color="auto"/>
      </w:divBdr>
    </w:div>
    <w:div w:id="1330137707">
      <w:bodyDiv w:val="1"/>
      <w:marLeft w:val="0"/>
      <w:marRight w:val="0"/>
      <w:marTop w:val="0"/>
      <w:marBottom w:val="0"/>
      <w:divBdr>
        <w:top w:val="none" w:sz="0" w:space="0" w:color="auto"/>
        <w:left w:val="none" w:sz="0" w:space="0" w:color="auto"/>
        <w:bottom w:val="none" w:sz="0" w:space="0" w:color="auto"/>
        <w:right w:val="none" w:sz="0" w:space="0" w:color="auto"/>
      </w:divBdr>
    </w:div>
    <w:div w:id="1422871530">
      <w:bodyDiv w:val="1"/>
      <w:marLeft w:val="0"/>
      <w:marRight w:val="0"/>
      <w:marTop w:val="0"/>
      <w:marBottom w:val="0"/>
      <w:divBdr>
        <w:top w:val="none" w:sz="0" w:space="0" w:color="auto"/>
        <w:left w:val="none" w:sz="0" w:space="0" w:color="auto"/>
        <w:bottom w:val="none" w:sz="0" w:space="0" w:color="auto"/>
        <w:right w:val="none" w:sz="0" w:space="0" w:color="auto"/>
      </w:divBdr>
    </w:div>
    <w:div w:id="1459563704">
      <w:bodyDiv w:val="1"/>
      <w:marLeft w:val="0"/>
      <w:marRight w:val="0"/>
      <w:marTop w:val="0"/>
      <w:marBottom w:val="0"/>
      <w:divBdr>
        <w:top w:val="none" w:sz="0" w:space="0" w:color="auto"/>
        <w:left w:val="none" w:sz="0" w:space="0" w:color="auto"/>
        <w:bottom w:val="none" w:sz="0" w:space="0" w:color="auto"/>
        <w:right w:val="none" w:sz="0" w:space="0" w:color="auto"/>
      </w:divBdr>
    </w:div>
    <w:div w:id="1756903262">
      <w:bodyDiv w:val="1"/>
      <w:marLeft w:val="0"/>
      <w:marRight w:val="0"/>
      <w:marTop w:val="0"/>
      <w:marBottom w:val="0"/>
      <w:divBdr>
        <w:top w:val="none" w:sz="0" w:space="0" w:color="auto"/>
        <w:left w:val="none" w:sz="0" w:space="0" w:color="auto"/>
        <w:bottom w:val="none" w:sz="0" w:space="0" w:color="auto"/>
        <w:right w:val="none" w:sz="0" w:space="0" w:color="auto"/>
      </w:divBdr>
    </w:div>
    <w:div w:id="1784180778">
      <w:bodyDiv w:val="1"/>
      <w:marLeft w:val="0"/>
      <w:marRight w:val="0"/>
      <w:marTop w:val="0"/>
      <w:marBottom w:val="0"/>
      <w:divBdr>
        <w:top w:val="none" w:sz="0" w:space="0" w:color="auto"/>
        <w:left w:val="none" w:sz="0" w:space="0" w:color="auto"/>
        <w:bottom w:val="none" w:sz="0" w:space="0" w:color="auto"/>
        <w:right w:val="none" w:sz="0" w:space="0" w:color="auto"/>
      </w:divBdr>
    </w:div>
    <w:div w:id="1874998880">
      <w:bodyDiv w:val="1"/>
      <w:marLeft w:val="0"/>
      <w:marRight w:val="0"/>
      <w:marTop w:val="0"/>
      <w:marBottom w:val="0"/>
      <w:divBdr>
        <w:top w:val="none" w:sz="0" w:space="0" w:color="auto"/>
        <w:left w:val="none" w:sz="0" w:space="0" w:color="auto"/>
        <w:bottom w:val="none" w:sz="0" w:space="0" w:color="auto"/>
        <w:right w:val="none" w:sz="0" w:space="0" w:color="auto"/>
      </w:divBdr>
    </w:div>
    <w:div w:id="1875074415">
      <w:bodyDiv w:val="1"/>
      <w:marLeft w:val="0"/>
      <w:marRight w:val="0"/>
      <w:marTop w:val="0"/>
      <w:marBottom w:val="0"/>
      <w:divBdr>
        <w:top w:val="none" w:sz="0" w:space="0" w:color="auto"/>
        <w:left w:val="none" w:sz="0" w:space="0" w:color="auto"/>
        <w:bottom w:val="none" w:sz="0" w:space="0" w:color="auto"/>
        <w:right w:val="none" w:sz="0" w:space="0" w:color="auto"/>
      </w:divBdr>
    </w:div>
    <w:div w:id="206204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ABEB26-2A1A-47A3-9790-FB037264D9B4}">
  <ds:schemaRefs>
    <ds:schemaRef ds:uri="http://schemas.openxmlformats.org/officeDocument/2006/bibliography"/>
  </ds:schemaRefs>
</ds:datastoreItem>
</file>

<file path=customXml/itemProps2.xml><?xml version="1.0" encoding="utf-8"?>
<ds:datastoreItem xmlns:ds="http://schemas.openxmlformats.org/officeDocument/2006/customXml" ds:itemID="{2B827772-E1CC-4349-9FCB-FE8674A2EA98}">
  <ds:schemaRefs>
    <ds:schemaRef ds:uri="http://schemas.microsoft.com/sharepoint/v3/contenttype/forms"/>
  </ds:schemaRefs>
</ds:datastoreItem>
</file>

<file path=customXml/itemProps3.xml><?xml version="1.0" encoding="utf-8"?>
<ds:datastoreItem xmlns:ds="http://schemas.openxmlformats.org/officeDocument/2006/customXml" ds:itemID="{8DA352C3-1804-4B1A-A44A-0C8F651EBE51}">
  <ds:schemaRefs>
    <ds:schemaRef ds:uri="http://schemas.microsoft.com/office/2006/metadata/properties"/>
    <ds:schemaRef ds:uri="http://schemas.microsoft.com/office/infopath/2007/PartnerControls"/>
    <ds:schemaRef ds:uri="f8440490-6d1a-488a-8abf-48b89d0123a0"/>
  </ds:schemaRefs>
</ds:datastoreItem>
</file>

<file path=customXml/itemProps4.xml><?xml version="1.0" encoding="utf-8"?>
<ds:datastoreItem xmlns:ds="http://schemas.openxmlformats.org/officeDocument/2006/customXml" ds:itemID="{5AB50341-27D8-4A77-A704-8A35390CE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17</Pages>
  <Words>7020</Words>
  <Characters>37913</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44844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dc:description/>
  <cp:lastModifiedBy>Dalton Solano dos Reis</cp:lastModifiedBy>
  <cp:revision>20</cp:revision>
  <cp:lastPrinted>2013-08-27T11:47:00Z</cp:lastPrinted>
  <dcterms:created xsi:type="dcterms:W3CDTF">2020-07-13T00:15:00Z</dcterms:created>
  <dcterms:modified xsi:type="dcterms:W3CDTF">2024-12-04T19:14:00Z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