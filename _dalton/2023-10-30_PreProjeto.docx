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01"/>
        <w:gridCol w:w="3647"/>
      </w:tblGrid>
      <w:tr w:rsidR="00F0030C" w:rsidRPr="002E18F5" w14:paraId="16A1172A" w14:textId="77777777" w:rsidTr="008F7CE2">
        <w:tc>
          <w:tcPr>
            <w:tcW w:w="9072" w:type="dxa"/>
            <w:gridSpan w:val="2"/>
            <w:shd w:val="clear" w:color="auto" w:fill="auto"/>
          </w:tcPr>
          <w:p w14:paraId="27F900D1" w14:textId="77777777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0" w:name="_Toc420723208"/>
            <w:bookmarkStart w:id="1" w:name="_Toc482682369"/>
            <w:bookmarkStart w:id="2" w:name="_Toc54164903"/>
            <w:bookmarkStart w:id="3" w:name="_Toc54165663"/>
            <w:bookmarkStart w:id="4" w:name="_Toc54169315"/>
            <w:bookmarkStart w:id="5" w:name="_Toc96347419"/>
            <w:bookmarkStart w:id="6" w:name="_Toc96357709"/>
            <w:bookmarkStart w:id="7" w:name="_Toc96491849"/>
            <w:bookmarkStart w:id="8" w:name="_Toc411603089"/>
            <w:r w:rsidRPr="002E18F5">
              <w:rPr>
                <w:rStyle w:val="Nmerodepgina"/>
              </w:rPr>
              <w:t>CURSO DE CIÊNCIA DA COMPUTAÇÃO – TCC</w:t>
            </w:r>
          </w:p>
        </w:tc>
      </w:tr>
      <w:tr w:rsidR="00F0030C" w:rsidRPr="002E18F5" w14:paraId="69160EAA" w14:textId="77777777" w:rsidTr="008F7CE2">
        <w:tc>
          <w:tcPr>
            <w:tcW w:w="5387" w:type="dxa"/>
            <w:shd w:val="clear" w:color="auto" w:fill="auto"/>
          </w:tcPr>
          <w:p w14:paraId="3D025371" w14:textId="35E4548F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r w:rsidRPr="002E18F5">
              <w:rPr>
                <w:rStyle w:val="Nmerodepgina"/>
              </w:rPr>
              <w:t xml:space="preserve">(  </w:t>
            </w:r>
            <w:r w:rsidR="000D6763" w:rsidRPr="002E18F5">
              <w:rPr>
                <w:rStyle w:val="Nmerodepgina"/>
              </w:rPr>
              <w:t>X</w:t>
            </w:r>
            <w:r w:rsidRPr="002E18F5">
              <w:rPr>
                <w:rStyle w:val="Nmerodepgina"/>
              </w:rPr>
              <w:t xml:space="preserve">  ) PRÉ-PROJETO     (</w:t>
            </w:r>
            <w:r w:rsidRPr="002E18F5">
              <w:t xml:space="preserve">     ) </w:t>
            </w:r>
            <w:r w:rsidRPr="002E18F5">
              <w:rPr>
                <w:rStyle w:val="Nmerodepgina"/>
              </w:rPr>
              <w:t xml:space="preserve">PROJETO </w:t>
            </w:r>
          </w:p>
        </w:tc>
        <w:tc>
          <w:tcPr>
            <w:tcW w:w="3685" w:type="dxa"/>
            <w:shd w:val="clear" w:color="auto" w:fill="auto"/>
          </w:tcPr>
          <w:p w14:paraId="1D47DDD6" w14:textId="6B10DB31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 w:rsidRPr="002E18F5">
              <w:rPr>
                <w:rStyle w:val="Nmerodepgina"/>
              </w:rPr>
              <w:t xml:space="preserve">ANO/SEMESTRE: </w:t>
            </w:r>
            <w:r w:rsidR="002F6021" w:rsidRPr="002E18F5">
              <w:rPr>
                <w:rStyle w:val="Nmerodepgina"/>
              </w:rPr>
              <w:t>2023</w:t>
            </w:r>
            <w:r w:rsidRPr="002E18F5">
              <w:rPr>
                <w:rStyle w:val="Nmerodepgina"/>
              </w:rPr>
              <w:t>/</w:t>
            </w:r>
            <w:r w:rsidR="00B82E4D" w:rsidRPr="002E18F5">
              <w:rPr>
                <w:rStyle w:val="Nmerodepgina"/>
              </w:rPr>
              <w:t>2</w:t>
            </w:r>
          </w:p>
        </w:tc>
      </w:tr>
    </w:tbl>
    <w:p w14:paraId="0E3D8B3E" w14:textId="77777777" w:rsidR="00F0030C" w:rsidRPr="002E18F5" w:rsidRDefault="00F0030C" w:rsidP="001E682E">
      <w:pPr>
        <w:pStyle w:val="TF-TTULO"/>
      </w:pPr>
    </w:p>
    <w:p w14:paraId="6A138A2F" w14:textId="7A3DE03F" w:rsidR="002B0EDC" w:rsidRPr="002E18F5" w:rsidRDefault="002B754B" w:rsidP="001E682E">
      <w:pPr>
        <w:pStyle w:val="TF-TTULO"/>
      </w:pPr>
      <w:ins w:id="9" w:author="Dalton Solano dos Reis" w:date="2023-11-01T08:41:00Z">
        <w:r w:rsidRPr="002B754B">
          <w:t>aplicativo de jogo de conscientização no trânsito utilizando realidade aumentada</w:t>
        </w:r>
      </w:ins>
      <w:del w:id="10" w:author="Dalton Solano dos Reis" w:date="2023-11-01T08:41:00Z">
        <w:r w:rsidR="00386084" w:rsidDel="002B754B">
          <w:delText>APLICAITO DE BAIXO CUSTO</w:delText>
        </w:r>
        <w:r w:rsidR="00AF2BA2" w:rsidDel="002B754B">
          <w:delText xml:space="preserve"> para </w:delText>
        </w:r>
        <w:r w:rsidR="006C2E41" w:rsidDel="002B754B">
          <w:delText>o</w:delText>
        </w:r>
        <w:r w:rsidR="00386084" w:rsidDel="002B754B">
          <w:delText xml:space="preserve"> APRENDIZADO GAMIFICADO SOBRE O TRÂNSITO, UTILIZANDO REALIADE VIRTUA</w:delText>
        </w:r>
        <w:r w:rsidR="00AF2BA2" w:rsidDel="002B754B">
          <w:delText>l aumentada.</w:delText>
        </w:r>
      </w:del>
    </w:p>
    <w:p w14:paraId="0AA923EA" w14:textId="4E8318E0" w:rsidR="001E682E" w:rsidRPr="002E18F5" w:rsidRDefault="000D6763" w:rsidP="00752038">
      <w:pPr>
        <w:pStyle w:val="TF-AUTOR0"/>
      </w:pPr>
      <w:r w:rsidRPr="002E18F5">
        <w:t>Gabriel Ossamu Ropelatto Mori</w:t>
      </w:r>
    </w:p>
    <w:p w14:paraId="15D37EA2" w14:textId="242ED5A2" w:rsidR="001E682E" w:rsidRPr="002E18F5" w:rsidRDefault="005C4A18" w:rsidP="001E682E">
      <w:pPr>
        <w:pStyle w:val="TF-AUTOR0"/>
      </w:pPr>
      <w:r>
        <w:t xml:space="preserve">Prof. </w:t>
      </w:r>
      <w:r w:rsidR="000D6763" w:rsidRPr="002E18F5">
        <w:t xml:space="preserve">Dalton Solano </w:t>
      </w:r>
      <w:r>
        <w:t>d</w:t>
      </w:r>
      <w:r w:rsidR="000D6763" w:rsidRPr="002E18F5">
        <w:t>os Reis</w:t>
      </w:r>
      <w:r>
        <w:t xml:space="preserve"> - Orientador</w:t>
      </w:r>
    </w:p>
    <w:p w14:paraId="401C6CA4" w14:textId="207652DB" w:rsidR="00F255FC" w:rsidRDefault="00F255FC" w:rsidP="00163CFB">
      <w:pPr>
        <w:pStyle w:val="Ttulo1"/>
      </w:pPr>
      <w:r w:rsidRPr="002E18F5">
        <w:t xml:space="preserve">Introdução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776E0089" w14:textId="111B290B" w:rsidR="00C61568" w:rsidDel="00B0478A" w:rsidRDefault="004463E8">
      <w:pPr>
        <w:pStyle w:val="TF-TEXTO"/>
        <w:rPr>
          <w:del w:id="11" w:author="Dalton Solano dos Reis" w:date="2023-11-01T08:20:00Z"/>
        </w:rPr>
      </w:pPr>
      <w:del w:id="12" w:author="Dalton Solano dos Reis" w:date="2023-11-01T08:20:00Z">
        <w:r w:rsidDel="00B0478A">
          <w:delText xml:space="preserve">Existem inúmeros desafios para um aluno se formar na autoescola e segundo o site </w:delText>
        </w:r>
        <w:r w:rsidR="00921DA2" w:rsidDel="00B0478A">
          <w:delText xml:space="preserve">de sistemas de atendimento para autoescolas, </w:delText>
        </w:r>
        <w:r w:rsidR="00C61568" w:rsidDel="00B0478A">
          <w:delText xml:space="preserve">da empresa </w:delText>
        </w:r>
        <w:r w:rsidDel="00B0478A">
          <w:delText>ICFC</w:delText>
        </w:r>
        <w:r w:rsidR="00C61568" w:rsidDel="00B0478A">
          <w:delText xml:space="preserve"> (2020)</w:delText>
        </w:r>
        <w:r w:rsidDel="00B0478A">
          <w:delText xml:space="preserve"> entre os cinco principais </w:delText>
        </w:r>
        <w:r w:rsidR="00921DA2" w:rsidDel="00B0478A">
          <w:delText xml:space="preserve">desafios </w:delText>
        </w:r>
        <w:r w:rsidDel="00B0478A">
          <w:delText>está manter o foco na fase da teoria, o valor do curso e o nervosismo na hora da prova prática</w:delText>
        </w:r>
        <w:r w:rsidR="00C61568" w:rsidDel="00B0478A">
          <w:delText>. P</w:delText>
        </w:r>
        <w:r w:rsidDel="00B0478A">
          <w:delText>ensando nisso</w:delText>
        </w:r>
        <w:r w:rsidR="00C61568" w:rsidDel="00B0478A">
          <w:delText>,</w:delText>
        </w:r>
        <w:r w:rsidR="00C61568" w:rsidRPr="00C61568" w:rsidDel="00B0478A">
          <w:delText xml:space="preserve"> </w:delText>
        </w:r>
        <w:r w:rsidR="00C61568" w:rsidDel="00B0478A">
          <w:delText>será</w:delText>
        </w:r>
        <w:r w:rsidR="003B49E9" w:rsidDel="00B0478A">
          <w:delText xml:space="preserve"> desenvolvido um aplicativo que</w:delText>
        </w:r>
        <w:r w:rsidR="00C61568" w:rsidDel="00B0478A">
          <w:delText xml:space="preserve"> utiliza</w:delText>
        </w:r>
        <w:r w:rsidR="003B49E9" w:rsidDel="00B0478A">
          <w:delText>rá de</w:delText>
        </w:r>
        <w:r w:rsidR="00C61568" w:rsidDel="00B0478A">
          <w:delText xml:space="preserve"> outra maneira de ensino</w:delText>
        </w:r>
        <w:r w:rsidR="00F12455" w:rsidDel="00B0478A">
          <w:delText xml:space="preserve"> e</w:delText>
        </w:r>
        <w:r w:rsidR="000A2F61" w:rsidDel="00B0478A">
          <w:delText xml:space="preserve"> ainda</w:delText>
        </w:r>
        <w:r w:rsidR="00F12455" w:rsidDel="00B0478A">
          <w:delText xml:space="preserve"> de baixo custo</w:delText>
        </w:r>
        <w:r w:rsidR="00C61568" w:rsidDel="00B0478A">
          <w:delText>. O ensino será passado de maneira “gamificada” usando um aplicativo</w:delText>
        </w:r>
      </w:del>
      <w:del w:id="13" w:author="Dalton Solano dos Reis" w:date="2023-11-01T08:15:00Z">
        <w:r w:rsidR="00C61568" w:rsidDel="00B0478A">
          <w:delText xml:space="preserve"> de realidade virtual aumentada</w:delText>
        </w:r>
      </w:del>
      <w:del w:id="14" w:author="Dalton Solano dos Reis" w:date="2023-11-01T08:20:00Z">
        <w:r w:rsidR="00C61568" w:rsidDel="00B0478A">
          <w:delText xml:space="preserve">, onde o usuário não tem o perigo da vida real, mas tem a sua imersão assegurada </w:delText>
        </w:r>
        <w:r w:rsidR="003B49E9" w:rsidDel="00B0478A">
          <w:delText>pelo</w:delText>
        </w:r>
        <w:r w:rsidR="00495E88" w:rsidDel="00B0478A">
          <w:delText xml:space="preserve"> uso</w:delText>
        </w:r>
        <w:r w:rsidR="003B49E9" w:rsidDel="00B0478A">
          <w:delText xml:space="preserve"> da Realidade Aumentada (RA).</w:delText>
        </w:r>
      </w:del>
    </w:p>
    <w:p w14:paraId="2A354D65" w14:textId="1F7D8B67" w:rsidR="00BF4A50" w:rsidRPr="002E18F5" w:rsidDel="00B0478A" w:rsidRDefault="00BF4A50">
      <w:pPr>
        <w:pStyle w:val="TF-TEXTO"/>
        <w:rPr>
          <w:del w:id="15" w:author="Dalton Solano dos Reis" w:date="2023-11-01T08:22:00Z"/>
        </w:rPr>
      </w:pPr>
      <w:del w:id="16" w:author="Dalton Solano dos Reis" w:date="2023-11-01T08:22:00Z">
        <w:r w:rsidDel="00B0478A">
          <w:delText xml:space="preserve">A escritora </w:delText>
        </w:r>
      </w:del>
      <w:del w:id="17" w:author="Dalton Solano dos Reis" w:date="2023-11-01T08:17:00Z">
        <w:r w:rsidDel="00B0478A">
          <w:delText xml:space="preserve">Natália de </w:delText>
        </w:r>
      </w:del>
      <w:del w:id="18" w:author="Dalton Solano dos Reis" w:date="2023-11-01T08:22:00Z">
        <w:r w:rsidDel="00B0478A">
          <w:delText>Paula</w:delText>
        </w:r>
        <w:r w:rsidR="00C61568" w:rsidDel="00B0478A">
          <w:delText xml:space="preserve"> (2022)</w:delText>
        </w:r>
        <w:r w:rsidR="003B49E9" w:rsidDel="00B0478A">
          <w:delText xml:space="preserve"> diz</w:delText>
        </w:r>
        <w:r w:rsidDel="00B0478A">
          <w:delText xml:space="preserve"> que </w:delText>
        </w:r>
        <w:r w:rsidR="00C61568" w:rsidDel="00B0478A">
          <w:delText>não é novidade que os métodos tradicionais de ensino enfrentam resistência dos alunos e que por isso muitas instituições estão percebendo a necessidade de implementar mudanças na forma de ensinar</w:delText>
        </w:r>
        <w:r w:rsidR="003B49E9" w:rsidDel="00B0478A">
          <w:delText xml:space="preserve"> essa geração que são nativos digitais</w:delText>
        </w:r>
        <w:r w:rsidR="00C61568" w:rsidDel="00B0478A">
          <w:delText>.</w:delText>
        </w:r>
        <w:r w:rsidR="00AE75BB" w:rsidDel="00B0478A">
          <w:delText xml:space="preserve"> E um modo </w:delText>
        </w:r>
        <w:r w:rsidR="003B49E9" w:rsidDel="00B0478A">
          <w:delText>diferente de ensino é</w:delText>
        </w:r>
        <w:r w:rsidR="00AE75BB" w:rsidDel="00B0478A">
          <w:delText xml:space="preserve"> </w:delText>
        </w:r>
        <w:r w:rsidR="00CB2AF6" w:rsidDel="00B0478A">
          <w:delText>alinhar o</w:delText>
        </w:r>
        <w:r w:rsidR="003B49E9" w:rsidDel="00B0478A">
          <w:delText xml:space="preserve"> ensino com o uso d</w:delText>
        </w:r>
        <w:r w:rsidR="00AE75BB" w:rsidDel="00B0478A">
          <w:delText>a tecnologia</w:delText>
        </w:r>
        <w:r w:rsidR="003B49E9" w:rsidDel="00B0478A">
          <w:delText xml:space="preserve">, assim </w:delText>
        </w:r>
        <w:r w:rsidR="00780A84" w:rsidDel="00B0478A">
          <w:delText>s</w:delText>
        </w:r>
        <w:r w:rsidR="003B49E9" w:rsidDel="00B0478A">
          <w:delText>e adaptando ao</w:delText>
        </w:r>
        <w:r w:rsidR="00780A84" w:rsidDel="00B0478A">
          <w:delText xml:space="preserve"> novo perfil de</w:delText>
        </w:r>
        <w:r w:rsidR="003B49E9" w:rsidDel="00B0478A">
          <w:delText xml:space="preserve"> alunos</w:delText>
        </w:r>
        <w:r w:rsidR="00780A84" w:rsidDel="00B0478A">
          <w:delText xml:space="preserve"> “nativos digitais”, termo utilizado por Paula (2022)</w:delText>
        </w:r>
        <w:r w:rsidR="003B49E9" w:rsidDel="00B0478A">
          <w:delText>,</w:delText>
        </w:r>
        <w:r w:rsidR="00AE75BB" w:rsidDel="00B0478A">
          <w:delText xml:space="preserve"> </w:delText>
        </w:r>
        <w:r w:rsidR="003B49E9" w:rsidDel="00B0478A">
          <w:delText xml:space="preserve">usando a </w:delText>
        </w:r>
        <w:r w:rsidR="00386084" w:rsidDel="00B0478A">
          <w:delText xml:space="preserve">realidade virtual, em particular </w:delText>
        </w:r>
        <w:r w:rsidR="00AE75BB" w:rsidDel="00B0478A">
          <w:delText>a realidade aumentada, onde no trânsito já é utilizada</w:delText>
        </w:r>
        <w:r w:rsidR="00386084" w:rsidDel="00B0478A">
          <w:delText xml:space="preserve"> c</w:delText>
        </w:r>
        <w:r w:rsidR="00AE75BB" w:rsidDel="00B0478A">
          <w:delText xml:space="preserve">omo foi o caso de um grupo de estudantes do </w:delText>
        </w:r>
        <w:r w:rsidR="006F48A1" w:rsidDel="00B0478A">
          <w:delText xml:space="preserve">projeto do Alexandre Miranda Maxado et. </w:delText>
        </w:r>
        <w:r w:rsidR="00936719" w:rsidDel="00B0478A">
          <w:delText>A</w:delText>
        </w:r>
        <w:r w:rsidR="006F48A1" w:rsidDel="00B0478A">
          <w:delText>l</w:delText>
        </w:r>
        <w:r w:rsidR="00936719" w:rsidDel="00B0478A">
          <w:delText xml:space="preserve"> (2016)</w:delText>
        </w:r>
        <w:r w:rsidR="00780A84" w:rsidDel="00B0478A">
          <w:delText>. Maxado et. Al (2016)</w:delText>
        </w:r>
        <w:r w:rsidR="00AE75BB" w:rsidDel="00B0478A">
          <w:delText xml:space="preserve"> fez um trabalho voltado para a educação no </w:delText>
        </w:r>
        <w:r w:rsidR="006F48A1" w:rsidDel="00B0478A">
          <w:delText>trânsito</w:delText>
        </w:r>
        <w:r w:rsidR="00780A84" w:rsidDel="00B0478A">
          <w:delText xml:space="preserve"> que</w:delText>
        </w:r>
        <w:r w:rsidR="0086743F" w:rsidDel="00B0478A">
          <w:delText>’</w:delText>
        </w:r>
        <w:r w:rsidR="00386084" w:rsidDel="00B0478A">
          <w:delText xml:space="preserve"> tem</w:delText>
        </w:r>
        <w:r w:rsidR="00AE75BB" w:rsidDel="00B0478A">
          <w:delText xml:space="preserve"> foco no ensino infantil, segundo os autores foi visado o uso da RA pois envolve mais as crianças que tendem a ter curiosidade por tecnologia.</w:delText>
        </w:r>
      </w:del>
    </w:p>
    <w:p w14:paraId="06F6F1BA" w14:textId="0E5AA254" w:rsidR="007C5709" w:rsidRPr="002E18F5" w:rsidRDefault="005C4A18" w:rsidP="00B0478A">
      <w:pPr>
        <w:pStyle w:val="TF-TEXTO"/>
      </w:pPr>
      <w:r>
        <w:t xml:space="preserve">De acordo com os dados do </w:t>
      </w:r>
      <w:r w:rsidRPr="002E18F5">
        <w:t>Instituto Brasileiro de Geografia e Estatística (</w:t>
      </w:r>
      <w:r>
        <w:t>IBGE</w:t>
      </w:r>
      <w:r w:rsidR="00936719">
        <w:t>, 2023</w:t>
      </w:r>
      <w:r>
        <w:t>), nos últimos 5 anos o</w:t>
      </w:r>
      <w:r w:rsidR="007C5709" w:rsidRPr="002E18F5">
        <w:t xml:space="preserve"> Brasil possui uma frota crescente de carros</w:t>
      </w:r>
      <w:r w:rsidR="00DE2822">
        <w:t>.</w:t>
      </w:r>
      <w:r>
        <w:t xml:space="preserve"> </w:t>
      </w:r>
      <w:r w:rsidR="00576B6B">
        <w:t>Uma pesquisa do</w:t>
      </w:r>
      <w:r w:rsidR="007C5709" w:rsidRPr="002E18F5">
        <w:t xml:space="preserve"> IBGE</w:t>
      </w:r>
      <w:ins w:id="19" w:author="Dalton Solano dos Reis" w:date="2023-11-01T08:23:00Z">
        <w:r w:rsidR="00B65699">
          <w:t xml:space="preserve"> </w:t>
        </w:r>
      </w:ins>
      <w:r w:rsidR="00936719">
        <w:t>(2023)</w:t>
      </w:r>
      <w:r w:rsidR="00576B6B">
        <w:t xml:space="preserve"> mostra que</w:t>
      </w:r>
      <w:r w:rsidR="007C5709" w:rsidRPr="002E18F5">
        <w:t xml:space="preserve"> no ano de 2022 o Brasil contava com uma frota de 115.116.532 de veículos de variados tipos. Uma pesquisa divulgada pelo </w:t>
      </w:r>
      <w:r w:rsidR="00FC6CA9" w:rsidRPr="002E18F5">
        <w:t>Observatório Nac</w:t>
      </w:r>
      <w:r>
        <w:t>ional</w:t>
      </w:r>
      <w:r w:rsidR="00FC6CA9" w:rsidRPr="002E18F5">
        <w:t xml:space="preserve"> de Segurança Viária (ONSV</w:t>
      </w:r>
      <w:r w:rsidR="00936719">
        <w:t>, 2023</w:t>
      </w:r>
      <w:r w:rsidR="00FC6CA9" w:rsidRPr="002E18F5">
        <w:t>), afirma que s</w:t>
      </w:r>
      <w:r w:rsidR="007C5709" w:rsidRPr="002E18F5">
        <w:t>omente no ano de 2021 tivemos 33.8</w:t>
      </w:r>
      <w:r w:rsidR="007629B7">
        <w:t>13</w:t>
      </w:r>
      <w:r w:rsidR="007C5709" w:rsidRPr="002E18F5">
        <w:t xml:space="preserve"> óbitos devido a acidentes de trânsito</w:t>
      </w:r>
      <w:del w:id="20" w:author="Dalton Solano dos Reis" w:date="2023-11-01T08:24:00Z">
        <w:r w:rsidR="007C5709" w:rsidRPr="002E18F5" w:rsidDel="00B65699">
          <w:delText>, u</w:delText>
        </w:r>
      </w:del>
      <w:ins w:id="21" w:author="Dalton Solano dos Reis" w:date="2023-11-01T08:24:00Z">
        <w:r w:rsidR="00B65699">
          <w:t>. U</w:t>
        </w:r>
      </w:ins>
      <w:r w:rsidR="007C5709" w:rsidRPr="002E18F5">
        <w:t>m crescimento significativo em relação a 2020</w:t>
      </w:r>
      <w:r w:rsidR="00F963A3">
        <w:t>,</w:t>
      </w:r>
      <w:r w:rsidR="007C5709" w:rsidRPr="002E18F5">
        <w:t xml:space="preserve"> </w:t>
      </w:r>
      <w:r w:rsidR="00FC6CA9" w:rsidRPr="002E18F5">
        <w:t>que também de acordo com a ONSV</w:t>
      </w:r>
      <w:r w:rsidR="00936719">
        <w:t xml:space="preserve"> (2022)</w:t>
      </w:r>
      <w:r w:rsidR="00FC6CA9" w:rsidRPr="002E18F5">
        <w:t>,</w:t>
      </w:r>
      <w:r w:rsidR="007C5709" w:rsidRPr="002E18F5">
        <w:t xml:space="preserve"> tivemos 32.716 óbitos</w:t>
      </w:r>
      <w:r w:rsidR="00F963A3">
        <w:t>. M</w:t>
      </w:r>
      <w:r w:rsidR="007C5709" w:rsidRPr="002E18F5">
        <w:t>esmo com o avanço da tecnologia e da segurança, por que ainda temos tantos acidentes</w:t>
      </w:r>
      <w:r w:rsidR="00BE5825">
        <w:t xml:space="preserve"> de trânsito</w:t>
      </w:r>
      <w:r w:rsidR="007C5709" w:rsidRPr="002E18F5">
        <w:t>?</w:t>
      </w:r>
      <w:r w:rsidR="00BE5825">
        <w:t xml:space="preserve"> De acordo com </w:t>
      </w:r>
      <w:del w:id="22" w:author="Dalton Solano dos Reis" w:date="2023-11-01T08:26:00Z">
        <w:r w:rsidR="00BE5825" w:rsidDel="00B65699">
          <w:delText xml:space="preserve">Gabriel Guilherme (2023) apud </w:delText>
        </w:r>
      </w:del>
      <w:r w:rsidR="00BE5825">
        <w:t>Ministério dos Tran</w:t>
      </w:r>
      <w:ins w:id="23" w:author="Dalton Solano dos Reis" w:date="2023-11-01T08:26:00Z">
        <w:r w:rsidR="00B65699">
          <w:t>s</w:t>
        </w:r>
      </w:ins>
      <w:r w:rsidR="00BE5825">
        <w:t>portes e Aviação Civil</w:t>
      </w:r>
      <w:r w:rsidR="00576B6B">
        <w:t xml:space="preserve"> (2020)</w:t>
      </w:r>
      <w:r w:rsidR="00BE5825">
        <w:t xml:space="preserve"> a principal razão dos </w:t>
      </w:r>
      <w:r w:rsidR="00CB2AF6">
        <w:t xml:space="preserve">acidentes </w:t>
      </w:r>
      <w:r w:rsidR="00CB2AF6" w:rsidRPr="002E18F5">
        <w:t>é</w:t>
      </w:r>
      <w:r w:rsidR="00BE5825">
        <w:t xml:space="preserve"> a </w:t>
      </w:r>
      <w:r w:rsidR="00CB2AF6">
        <w:t>negligência</w:t>
      </w:r>
      <w:r w:rsidR="00BE5825">
        <w:t xml:space="preserve"> dos motoristas.</w:t>
      </w:r>
    </w:p>
    <w:p w14:paraId="4AA43361" w14:textId="46D36651" w:rsidR="007C5709" w:rsidRPr="002E18F5" w:rsidRDefault="00B65699" w:rsidP="00B0478A">
      <w:pPr>
        <w:pStyle w:val="TF-TEXTO"/>
      </w:pPr>
      <w:ins w:id="24" w:author="Dalton Solano dos Reis" w:date="2023-11-01T08:30:00Z">
        <w:r>
          <w:t xml:space="preserve">Negligência está que poderia ser diminuída </w:t>
        </w:r>
      </w:ins>
      <w:ins w:id="25" w:author="Dalton Solano dos Reis" w:date="2023-11-01T08:31:00Z">
        <w:r>
          <w:t xml:space="preserve">com ações de educação no trânsito, como por exemplo, utilizando simuladores </w:t>
        </w:r>
      </w:ins>
      <w:ins w:id="26" w:author="Dalton Solano dos Reis" w:date="2023-11-01T08:32:00Z">
        <w:r>
          <w:t>para permitir os motoristas melhorarem suas práticas de condução no trânsito.</w:t>
        </w:r>
      </w:ins>
      <w:ins w:id="27" w:author="Dalton Solano dos Reis" w:date="2023-11-01T08:33:00Z">
        <w:r>
          <w:t xml:space="preserve"> </w:t>
        </w:r>
      </w:ins>
      <w:r w:rsidR="007E7546">
        <w:t>De acordo com o site Confederação Nacional de Municípios (2015), e</w:t>
      </w:r>
      <w:r w:rsidR="007C5709" w:rsidRPr="002E18F5">
        <w:t>m 2015, o uso de simuladores era obrigatório por causa de uma medida estabelecida pelo</w:t>
      </w:r>
      <w:r w:rsidR="00774EED">
        <w:t xml:space="preserve"> CONTRAN</w:t>
      </w:r>
      <w:r w:rsidR="007E7546">
        <w:t>, mas,</w:t>
      </w:r>
      <w:r w:rsidR="007C5709" w:rsidRPr="002E18F5">
        <w:t xml:space="preserve"> </w:t>
      </w:r>
      <w:r w:rsidR="007E7546">
        <w:t>a</w:t>
      </w:r>
      <w:r w:rsidR="007C5709" w:rsidRPr="002E18F5">
        <w:t>nos depois, deix</w:t>
      </w:r>
      <w:r w:rsidR="007E7546">
        <w:t>a</w:t>
      </w:r>
      <w:r w:rsidR="007C5709" w:rsidRPr="002E18F5">
        <w:t xml:space="preserve"> de ser obrigatório</w:t>
      </w:r>
      <w:r w:rsidR="00174418">
        <w:t xml:space="preserve"> </w:t>
      </w:r>
      <w:r w:rsidR="007E7546">
        <w:t>e se torna opcional</w:t>
      </w:r>
      <w:r w:rsidR="00445680">
        <w:t xml:space="preserve">, segundo o </w:t>
      </w:r>
      <w:r w:rsidR="00445680" w:rsidRPr="00ED1D3E">
        <w:t xml:space="preserve">Departamento Estadual de Trânsito </w:t>
      </w:r>
      <w:r w:rsidR="00445680">
        <w:t>do Rio grande do Sul (2022)</w:t>
      </w:r>
      <w:r w:rsidR="007C5709" w:rsidRPr="002E18F5">
        <w:t xml:space="preserve">. </w:t>
      </w:r>
      <w:r w:rsidR="00AD63B5">
        <w:t>Em entrevista com</w:t>
      </w:r>
      <w:bookmarkStart w:id="28" w:name="_Hlk149067702"/>
      <w:r w:rsidR="00AD63B5">
        <w:t xml:space="preserve"> </w:t>
      </w:r>
      <w:bookmarkEnd w:id="28"/>
      <w:r w:rsidR="00AD63B5">
        <w:t xml:space="preserve">a </w:t>
      </w:r>
      <w:r w:rsidR="003B2EB4">
        <w:t>auxiliar administrativa da</w:t>
      </w:r>
      <w:r w:rsidR="007C5709" w:rsidRPr="002E18F5">
        <w:t xml:space="preserve"> </w:t>
      </w:r>
      <w:r w:rsidR="00B82E4D" w:rsidRPr="002E18F5">
        <w:t>autoescola</w:t>
      </w:r>
      <w:r w:rsidR="007C5709" w:rsidRPr="002E18F5">
        <w:t xml:space="preserve"> </w:t>
      </w:r>
      <w:del w:id="29" w:author="Dalton Solano dos Reis" w:date="2023-11-01T08:33:00Z">
        <w:r w:rsidR="007C5709" w:rsidRPr="002E18F5" w:rsidDel="002B754B">
          <w:delText>Quintino</w:delText>
        </w:r>
        <w:r w:rsidR="00AD63B5" w:rsidDel="002B754B">
          <w:delText xml:space="preserve"> Yane </w:delText>
        </w:r>
      </w:del>
      <w:r w:rsidR="00AD63B5">
        <w:t>Godri (2023)</w:t>
      </w:r>
      <w:r w:rsidR="007C5709" w:rsidRPr="002E18F5">
        <w:t>,</w:t>
      </w:r>
      <w:r w:rsidR="00AD63B5">
        <w:t xml:space="preserve"> </w:t>
      </w:r>
      <w:r w:rsidR="007C5709" w:rsidRPr="002E18F5">
        <w:t>fo</w:t>
      </w:r>
      <w:r w:rsidR="00CB2AF6">
        <w:t>i</w:t>
      </w:r>
      <w:r w:rsidR="007C5709" w:rsidRPr="002E18F5">
        <w:t xml:space="preserve"> perguntado se ainda usavam o simulador que eles compraram na época que foi decretado obrigatório</w:t>
      </w:r>
      <w:r w:rsidR="005C4A18">
        <w:t>.</w:t>
      </w:r>
      <w:r w:rsidR="007C5709" w:rsidRPr="002E18F5">
        <w:t xml:space="preserve"> </w:t>
      </w:r>
      <w:r w:rsidR="005C4A18">
        <w:t>E</w:t>
      </w:r>
      <w:r w:rsidR="007C5709" w:rsidRPr="002E18F5">
        <w:t>les</w:t>
      </w:r>
      <w:r w:rsidR="005C4A18">
        <w:t xml:space="preserve"> responderam que</w:t>
      </w:r>
      <w:r w:rsidR="007C5709" w:rsidRPr="002E18F5">
        <w:t xml:space="preserve"> pararam de usar o simulador </w:t>
      </w:r>
      <w:r w:rsidR="005C4A18">
        <w:t xml:space="preserve">pelo motivo da </w:t>
      </w:r>
      <w:r w:rsidR="007C5709" w:rsidRPr="002E18F5">
        <w:t>"baixa adesão do público, já que o uso já não era mais obrigatório"</w:t>
      </w:r>
      <w:r w:rsidR="00BE51C0">
        <w:t>, Godri (2023</w:t>
      </w:r>
      <w:del w:id="30" w:author="Dalton Solano dos Reis" w:date="2023-11-01T08:36:00Z">
        <w:r w:rsidR="00AD63B5" w:rsidDel="002B754B">
          <w:delText>, Entrevista</w:delText>
        </w:r>
      </w:del>
      <w:r w:rsidR="00BE51C0">
        <w:t>)</w:t>
      </w:r>
      <w:r w:rsidR="007C5709" w:rsidRPr="002E18F5">
        <w:t xml:space="preserve">, fora o </w:t>
      </w:r>
      <w:r w:rsidR="00DE2822">
        <w:t>alto</w:t>
      </w:r>
      <w:r w:rsidR="007C5709" w:rsidRPr="002E18F5">
        <w:t xml:space="preserve"> custo para compra</w:t>
      </w:r>
      <w:r w:rsidR="00DE2822">
        <w:t xml:space="preserve"> e manutenção d</w:t>
      </w:r>
      <w:r w:rsidR="007C5709" w:rsidRPr="002E18F5">
        <w:t>o simulador.</w:t>
      </w:r>
    </w:p>
    <w:p w14:paraId="71BF872A" w14:textId="77777777" w:rsidR="00B0478A" w:rsidRPr="002E18F5" w:rsidRDefault="00B0478A" w:rsidP="00B0478A">
      <w:pPr>
        <w:pStyle w:val="TF-TEXTO"/>
        <w:rPr>
          <w:ins w:id="31" w:author="Dalton Solano dos Reis" w:date="2023-11-01T08:23:00Z"/>
        </w:rPr>
      </w:pPr>
      <w:ins w:id="32" w:author="Dalton Solano dos Reis" w:date="2023-11-01T08:23:00Z">
        <w:r>
          <w:t>A escritora Paula (2022) diz que não é novidade que os métodos tradicionais de ensino enfrentam resistência dos alunos e que por isso muitas instituições estão percebendo a necessidade de implementar mudanças na forma de ensinar essa geração que são nativos digitais. E um modo diferente de ensino é alinhar o ensino com o uso da tecnologia, assim se adaptando ao novo perfil de alunos “nativos digitais”, termo utilizado por Paula (2022), usando a realidade virtual, em particular a realidade aumentada, onde no trânsito já é utilizada como foi o caso de um grupo de estudantes do projeto do Alexandre Miranda Maxado et. Al (2016). Maxado et. Al (2016) fez um trabalho voltado para a educação no trânsito que’ tem foco no ensino infantil, segundo os autores foi visado o uso da RA pois envolve mais as crianças que tendem a ter curiosidade por tecnologia.</w:t>
        </w:r>
      </w:ins>
    </w:p>
    <w:p w14:paraId="0A1F5C9B" w14:textId="46BB1690" w:rsidR="005C4A18" w:rsidRDefault="007C5709" w:rsidP="00B0478A">
      <w:pPr>
        <w:pStyle w:val="TF-TEXTO"/>
        <w:rPr>
          <w:ins w:id="33" w:author="Dalton Solano dos Reis" w:date="2023-11-01T08:20:00Z"/>
        </w:rPr>
      </w:pPr>
      <w:r w:rsidRPr="002E18F5">
        <w:t>Com o avanço das tecnologias móveis e o crescimento exponencial da computação, os aplicativos móveis têm se tornado ferramentas da vida cotidiana</w:t>
      </w:r>
      <w:r w:rsidR="00F40141">
        <w:t xml:space="preserve">. </w:t>
      </w:r>
      <w:r w:rsidR="00D51224">
        <w:t>De acordo com o site LudosPro</w:t>
      </w:r>
      <w:r w:rsidR="00BE51C0">
        <w:t xml:space="preserve"> (2023)</w:t>
      </w:r>
      <w:r w:rsidR="00F40141">
        <w:t xml:space="preserve"> aprendizado através de jogos ou também conhecido como “aprendizado gamificado” é uma ótima ferramenta para o estudante diversificar seus meios de estudos e combinado com a realidade virtual pode ser ainda melhor, pois </w:t>
      </w:r>
      <w:r w:rsidR="00DE2822">
        <w:t>o “aprendizado gamificado”</w:t>
      </w:r>
      <w:r w:rsidR="00F40141">
        <w:t xml:space="preserve"> pode simular </w:t>
      </w:r>
      <w:r w:rsidR="00DE2822">
        <w:t>o</w:t>
      </w:r>
      <w:r w:rsidR="00F40141">
        <w:t xml:space="preserve"> ambiente que o usuário pode vir</w:t>
      </w:r>
      <w:r w:rsidR="002443CD">
        <w:t xml:space="preserve"> </w:t>
      </w:r>
      <w:r w:rsidR="00F40141">
        <w:t>a enfrentar na vida real</w:t>
      </w:r>
      <w:r w:rsidR="00DE2822">
        <w:t>. A</w:t>
      </w:r>
      <w:r w:rsidR="00F40141">
        <w:t xml:space="preserve">ssim </w:t>
      </w:r>
      <w:r w:rsidR="00BF4A50">
        <w:t>o estudante pode ter</w:t>
      </w:r>
      <w:r w:rsidR="00F40141">
        <w:t xml:space="preserve"> um treinamento antes de ir para o mundo real, além de aprender enquanto se diverte e faz algo que ele gosta, que é jogar.</w:t>
      </w:r>
    </w:p>
    <w:p w14:paraId="4730D101" w14:textId="7ACB200B" w:rsidR="00B0478A" w:rsidRDefault="00B0478A" w:rsidP="00B0478A">
      <w:pPr>
        <w:pStyle w:val="TF-TEXTO"/>
      </w:pPr>
      <w:ins w:id="34" w:author="Dalton Solano dos Reis" w:date="2023-11-01T08:22:00Z">
        <w:r>
          <w:lastRenderedPageBreak/>
          <w:t>Existem inúmeros desafios para um aluno se formar na autoescola e segundo o site de sistemas de atendimento para autoescolas, da empresa ICFC (2020) entre os cinco principais desafios está manter o foco na fase da teoria, o valor do curso e o nervosismo na hora da prova prática. Pensando nisso,</w:t>
        </w:r>
        <w:r w:rsidRPr="00C61568">
          <w:t xml:space="preserve"> </w:t>
        </w:r>
        <w:r>
          <w:t>será desenvolvido um aplicativo que utilizará de outra maneira de ensino e ainda de baixo custo. O ensino será passado de maneira “gamificada” usando um aplicativo, onde o usuário não tem o perigo da vida real, mas tem a sua imersão assegurada pelo uso da Realidade Aumentada (RA).</w:t>
        </w:r>
      </w:ins>
    </w:p>
    <w:p w14:paraId="1853DCAB" w14:textId="7EAF41D7" w:rsidR="007C5709" w:rsidRDefault="00B81AE3" w:rsidP="00B0478A">
      <w:pPr>
        <w:pStyle w:val="TF-TEXTO"/>
      </w:pPr>
      <w:r>
        <w:t>D</w:t>
      </w:r>
      <w:r w:rsidR="00BE51C0">
        <w:t>ian</w:t>
      </w:r>
      <w:r>
        <w:t xml:space="preserve">te deste contexto, este projeto </w:t>
      </w:r>
      <w:r w:rsidR="007C5709" w:rsidRPr="002E18F5">
        <w:t xml:space="preserve">propõe explorar a criação e a implementação de um aplicativo </w:t>
      </w:r>
      <w:r>
        <w:t xml:space="preserve">de jogo utilizando a realidade virtual aumentada, </w:t>
      </w:r>
      <w:r w:rsidR="007C5709" w:rsidRPr="002E18F5">
        <w:t>voltado para a parte educacional das leis de trânsito</w:t>
      </w:r>
      <w:r w:rsidR="00BF4A50">
        <w:t>.</w:t>
      </w:r>
      <w:r w:rsidR="007C5709" w:rsidRPr="002E18F5">
        <w:t xml:space="preserve"> </w:t>
      </w:r>
      <w:r w:rsidR="00BF4A50">
        <w:t xml:space="preserve">E assim, com este </w:t>
      </w:r>
      <w:r>
        <w:t>aplicativo</w:t>
      </w:r>
      <w:r w:rsidR="007C5709" w:rsidRPr="002E18F5">
        <w:t xml:space="preserve"> </w:t>
      </w:r>
      <w:r w:rsidR="00BF4A50">
        <w:t xml:space="preserve">se espera </w:t>
      </w:r>
      <w:r w:rsidR="007C5709" w:rsidRPr="002E18F5">
        <w:t xml:space="preserve">melhorar a qualidade de ensino para motoristas novos ou inexperientes. </w:t>
      </w:r>
      <w:r w:rsidR="00BF4A50">
        <w:t>O</w:t>
      </w:r>
      <w:r w:rsidR="007C5709" w:rsidRPr="002E18F5">
        <w:t>ferece</w:t>
      </w:r>
      <w:r w:rsidR="00BF4A50">
        <w:t>ndo</w:t>
      </w:r>
      <w:r w:rsidR="007C5709" w:rsidRPr="002E18F5">
        <w:t xml:space="preserve"> uma experiência de aprendizado prática, imersiva e interativa</w:t>
      </w:r>
      <w:r w:rsidR="005C4A18">
        <w:t>. E assim se espera auxiliar</w:t>
      </w:r>
      <w:r w:rsidR="007C5709" w:rsidRPr="002E18F5">
        <w:t xml:space="preserve"> os futuros condutores </w:t>
      </w:r>
      <w:r w:rsidR="00BF4A50">
        <w:t>a</w:t>
      </w:r>
      <w:r w:rsidR="007C5709" w:rsidRPr="002E18F5">
        <w:t xml:space="preserve"> enfrentar os desafios reais do trânsito, sem ser de uma forma tradicional</w:t>
      </w:r>
      <w:r>
        <w:t xml:space="preserve"> </w:t>
      </w:r>
      <w:r w:rsidR="007C5709" w:rsidRPr="002E18F5">
        <w:t>(</w:t>
      </w:r>
      <w:r w:rsidR="005C4A18">
        <w:t>l</w:t>
      </w:r>
      <w:r w:rsidR="007C5709" w:rsidRPr="002E18F5">
        <w:t>ápis e caneta) e sem colocar a vida de outros em perigo</w:t>
      </w:r>
      <w:r w:rsidR="00BF4A50">
        <w:t>.</w:t>
      </w:r>
      <w:r w:rsidR="007C5709" w:rsidRPr="002E18F5">
        <w:t xml:space="preserve"> </w:t>
      </w:r>
    </w:p>
    <w:p w14:paraId="6FEB006C" w14:textId="77777777" w:rsidR="00AE75BB" w:rsidRDefault="00AE75BB" w:rsidP="005C4A18">
      <w:pPr>
        <w:pStyle w:val="TF-TEXTO"/>
      </w:pPr>
    </w:p>
    <w:p w14:paraId="2480181D" w14:textId="77777777" w:rsidR="00AE75BB" w:rsidRDefault="00AE75BB" w:rsidP="005C4A18">
      <w:pPr>
        <w:pStyle w:val="TF-TEXTO"/>
      </w:pPr>
    </w:p>
    <w:p w14:paraId="40553A1E" w14:textId="77777777" w:rsidR="00AE75BB" w:rsidRDefault="00AE75BB" w:rsidP="005C4A18">
      <w:pPr>
        <w:pStyle w:val="TF-TEXTO"/>
      </w:pPr>
    </w:p>
    <w:p w14:paraId="73C52038" w14:textId="77777777" w:rsidR="00AE75BB" w:rsidRPr="002E18F5" w:rsidRDefault="00AE75BB" w:rsidP="005C4A18">
      <w:pPr>
        <w:pStyle w:val="TF-TEXTO"/>
      </w:pPr>
    </w:p>
    <w:p w14:paraId="4DEEAE1F" w14:textId="5E16B1E1" w:rsidR="00F255FC" w:rsidRPr="002E18F5" w:rsidRDefault="00F255FC" w:rsidP="00956BF8">
      <w:pPr>
        <w:pStyle w:val="Ttulo2"/>
      </w:pPr>
      <w:bookmarkStart w:id="35" w:name="_Toc419598576"/>
      <w:bookmarkStart w:id="36" w:name="_Toc420721317"/>
      <w:bookmarkStart w:id="37" w:name="_Toc420721467"/>
      <w:bookmarkStart w:id="38" w:name="_Toc420721562"/>
      <w:bookmarkStart w:id="39" w:name="_Toc420721768"/>
      <w:bookmarkStart w:id="40" w:name="_Toc420723209"/>
      <w:bookmarkStart w:id="41" w:name="_Toc482682370"/>
      <w:bookmarkStart w:id="42" w:name="_Toc54164904"/>
      <w:bookmarkStart w:id="43" w:name="_Toc54165664"/>
      <w:bookmarkStart w:id="44" w:name="_Toc54169316"/>
      <w:bookmarkStart w:id="45" w:name="_Toc96347426"/>
      <w:bookmarkStart w:id="46" w:name="_Toc96357710"/>
      <w:bookmarkStart w:id="47" w:name="_Toc96491850"/>
      <w:bookmarkStart w:id="48" w:name="_Toc411603090"/>
      <w:r w:rsidRPr="002E18F5">
        <w:t>OBJETIVOS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74503A63" w14:textId="0DD474F6" w:rsidR="00D7661B" w:rsidRDefault="00FC6CA9">
      <w:pPr>
        <w:pStyle w:val="TF-TEXTO"/>
        <w:pPrChange w:id="49" w:author="Dalton Solano dos Reis" w:date="2023-11-01T08:40:00Z">
          <w:pPr>
            <w:pStyle w:val="NormalWeb"/>
            <w:spacing w:before="0" w:beforeAutospacing="0" w:after="120" w:afterAutospacing="0"/>
            <w:ind w:firstLine="680"/>
            <w:jc w:val="both"/>
          </w:pPr>
        </w:pPrChange>
      </w:pPr>
      <w:r w:rsidRPr="002E18F5">
        <w:t xml:space="preserve">O objetivo </w:t>
      </w:r>
      <w:r w:rsidR="00C81495">
        <w:t xml:space="preserve">principal deste projeto </w:t>
      </w:r>
      <w:r w:rsidRPr="002E18F5">
        <w:t xml:space="preserve">é desenvolver um </w:t>
      </w:r>
      <w:r w:rsidR="00C81495">
        <w:t xml:space="preserve">aplicativo </w:t>
      </w:r>
      <w:r w:rsidRPr="002E18F5">
        <w:t xml:space="preserve">de </w:t>
      </w:r>
      <w:r w:rsidR="00B81AE3">
        <w:t xml:space="preserve">jogo de conscientização no </w:t>
      </w:r>
      <w:r w:rsidR="00CB2AF6">
        <w:t>trânsito</w:t>
      </w:r>
      <w:r w:rsidR="00B81AE3">
        <w:t xml:space="preserve"> utilizando realidade </w:t>
      </w:r>
      <w:del w:id="50" w:author="Dalton Solano dos Reis" w:date="2023-11-01T08:40:00Z">
        <w:r w:rsidR="00B81AE3" w:rsidDel="002B754B">
          <w:delText xml:space="preserve">virtual </w:delText>
        </w:r>
      </w:del>
      <w:r w:rsidR="00B81AE3">
        <w:t>aumentada.</w:t>
      </w:r>
    </w:p>
    <w:p w14:paraId="032777D4" w14:textId="77777777" w:rsidR="00D7661B" w:rsidRDefault="00D7661B">
      <w:pPr>
        <w:pStyle w:val="TF-TEXTO"/>
        <w:pPrChange w:id="51" w:author="Dalton Solano dos Reis" w:date="2023-11-01T08:40:00Z">
          <w:pPr>
            <w:pStyle w:val="NormalWeb"/>
            <w:spacing w:before="0" w:beforeAutospacing="0" w:after="120" w:afterAutospacing="0"/>
            <w:ind w:firstLine="680"/>
            <w:jc w:val="both"/>
          </w:pPr>
        </w:pPrChange>
      </w:pPr>
      <w:r>
        <w:t>Os objetivos específicos são:</w:t>
      </w:r>
    </w:p>
    <w:p w14:paraId="2549D82D" w14:textId="0115923E" w:rsidR="00D7661B" w:rsidRDefault="00B81AE3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  <w:pPrChange w:id="52" w:author="Dalton Solano dos Reis" w:date="2023-11-01T08:40:00Z">
          <w:pPr>
            <w:pStyle w:val="TF-ALNEA"/>
          </w:pPr>
        </w:pPrChange>
      </w:pPr>
      <w:r>
        <w:t>desenvolver um ambiente em realidade aumentada simulando o trânsito de uma cidade;</w:t>
      </w:r>
    </w:p>
    <w:p w14:paraId="46801A6D" w14:textId="3124F61D" w:rsidR="00D7661B" w:rsidRDefault="00B81AE3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  <w:pPrChange w:id="53" w:author="Dalton Solano dos Reis" w:date="2023-11-01T08:40:00Z">
          <w:pPr>
            <w:pStyle w:val="TF-ALNEA"/>
          </w:pPr>
        </w:pPrChange>
      </w:pPr>
      <w:r>
        <w:t>oferecer cenas variadas, a partir de diferentes situações vivenciadas no trânsito;</w:t>
      </w:r>
    </w:p>
    <w:p w14:paraId="5373D32C" w14:textId="61493133" w:rsidR="00D7661B" w:rsidRDefault="00B81AE3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  <w:pPrChange w:id="54" w:author="Dalton Solano dos Reis" w:date="2023-11-01T08:40:00Z">
          <w:pPr>
            <w:pStyle w:val="TF-ALNEA"/>
          </w:pPr>
        </w:pPrChange>
      </w:pPr>
      <w:r>
        <w:t>instruir e conscientizar o usuário baseado nas suas ações tomadas no jogo respeitando as leis do trânsito</w:t>
      </w:r>
      <w:r w:rsidR="00576B6B">
        <w:t>;</w:t>
      </w:r>
    </w:p>
    <w:p w14:paraId="52D33CFB" w14:textId="29AF3F9B" w:rsidR="00AE75BB" w:rsidRDefault="00B81AE3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  <w:pPrChange w:id="55" w:author="Dalton Solano dos Reis" w:date="2023-11-01T08:40:00Z">
          <w:pPr>
            <w:pStyle w:val="TF-ALNEA"/>
          </w:pPr>
        </w:pPrChange>
      </w:pPr>
      <w:r>
        <w:t>analisar a possibilidade de usar o aplicativo como uma ferramenta educacional</w:t>
      </w:r>
      <w:r w:rsidR="002D7D4A">
        <w:t>.</w:t>
      </w:r>
    </w:p>
    <w:p w14:paraId="6B0A09B4" w14:textId="77777777" w:rsidR="00A44581" w:rsidRPr="002E18F5" w:rsidRDefault="00A44581" w:rsidP="00424AD5">
      <w:pPr>
        <w:pStyle w:val="Ttulo1"/>
      </w:pPr>
      <w:bookmarkStart w:id="56" w:name="_Toc419598587"/>
      <w:r w:rsidRPr="002E18F5">
        <w:t>trabalhos correlatos</w:t>
      </w:r>
    </w:p>
    <w:p w14:paraId="73187883" w14:textId="38A0B3EA" w:rsidR="00FC6CA9" w:rsidRPr="002E18F5" w:rsidRDefault="00B81AE3">
      <w:pPr>
        <w:pStyle w:val="TF-TEXTO"/>
        <w:pPrChange w:id="57" w:author="Dalton Solano dos Reis" w:date="2023-11-01T08:42:00Z">
          <w:pPr>
            <w:pStyle w:val="TF-TEXTO"/>
            <w:ind w:firstLine="284"/>
          </w:pPr>
        </w:pPrChange>
      </w:pPr>
      <w:del w:id="58" w:author="Dalton Solano dos Reis" w:date="2023-11-01T08:42:00Z">
        <w:r w:rsidDel="002B754B">
          <w:delText>Nest</w:delText>
        </w:r>
        <w:r w:rsidR="008E50D1" w:rsidDel="002B754B">
          <w:delText>e</w:delText>
        </w:r>
        <w:r w:rsidDel="002B754B">
          <w:delText xml:space="preserve"> </w:delText>
        </w:r>
        <w:r w:rsidR="008E50D1" w:rsidDel="002B754B">
          <w:delText>capítulo</w:delText>
        </w:r>
      </w:del>
      <w:ins w:id="59" w:author="Dalton Solano dos Reis" w:date="2023-11-01T08:42:00Z">
        <w:r w:rsidR="002B754B">
          <w:t>Nesta seção</w:t>
        </w:r>
      </w:ins>
      <w:r>
        <w:t xml:space="preserve"> são apresentados três trabalhos que apresentam semelhanças com o trabalho proposto. A </w:t>
      </w:r>
      <w:ins w:id="60" w:author="Dalton Solano dos Reis" w:date="2023-11-01T08:42:00Z">
        <w:r w:rsidR="002B754B">
          <w:t>sub</w:t>
        </w:r>
      </w:ins>
      <w:r w:rsidR="00E14185">
        <w:t>seção 2.1 aborda um aplicativo educacional de trânsito, onde o usuário precisa seguir as leis de trânsito (</w:t>
      </w:r>
      <w:r w:rsidR="002B754B">
        <w:t>BUZZI</w:t>
      </w:r>
      <w:r w:rsidR="00E14185">
        <w:t xml:space="preserve">, 2018). A </w:t>
      </w:r>
      <w:ins w:id="61" w:author="Dalton Solano dos Reis" w:date="2023-11-01T08:43:00Z">
        <w:r w:rsidR="002B754B">
          <w:t>sub</w:t>
        </w:r>
      </w:ins>
      <w:r w:rsidR="00E14185">
        <w:t xml:space="preserve">seção 2.2 </w:t>
      </w:r>
      <w:del w:id="62" w:author="Dalton Solano dos Reis" w:date="2023-11-01T08:44:00Z">
        <w:r w:rsidR="00E14185" w:rsidDel="00545DD6">
          <w:delText xml:space="preserve">discorre </w:delText>
        </w:r>
      </w:del>
      <w:ins w:id="63" w:author="Dalton Solano dos Reis" w:date="2023-11-01T08:44:00Z">
        <w:r w:rsidR="00545DD6">
          <w:t xml:space="preserve">descreve </w:t>
        </w:r>
      </w:ins>
      <w:r w:rsidR="00E14185">
        <w:t>sobre até quando o simulador de baixo custo pode substituir um de médio custo (</w:t>
      </w:r>
      <w:r w:rsidR="002B754B">
        <w:t>ALVES</w:t>
      </w:r>
      <w:r w:rsidR="00E14185">
        <w:t xml:space="preserve">, 2014). Por fim na </w:t>
      </w:r>
      <w:ins w:id="64" w:author="Dalton Solano dos Reis" w:date="2023-11-01T08:43:00Z">
        <w:r w:rsidR="002B754B">
          <w:t>sub</w:t>
        </w:r>
      </w:ins>
      <w:r w:rsidR="00E14185">
        <w:t xml:space="preserve">seção 2.3 também </w:t>
      </w:r>
      <w:ins w:id="65" w:author="Dalton Solano dos Reis" w:date="2023-11-01T08:44:00Z">
        <w:r w:rsidR="00545DD6">
          <w:t xml:space="preserve">descreve </w:t>
        </w:r>
      </w:ins>
      <w:del w:id="66" w:author="Dalton Solano dos Reis" w:date="2023-11-01T08:43:00Z">
        <w:r w:rsidR="00E14185" w:rsidDel="00545DD6">
          <w:delText>será</w:delText>
        </w:r>
      </w:del>
      <w:del w:id="67" w:author="Dalton Solano dos Reis" w:date="2023-11-01T08:44:00Z">
        <w:r w:rsidR="00E14185" w:rsidDel="00545DD6">
          <w:delText xml:space="preserve"> </w:delText>
        </w:r>
      </w:del>
      <w:r w:rsidR="00E14185">
        <w:t xml:space="preserve">sobre um simulador, </w:t>
      </w:r>
      <w:r w:rsidR="00CB2AF6">
        <w:t>porém</w:t>
      </w:r>
      <w:r w:rsidR="00E14185">
        <w:t xml:space="preserve">, com objetivo de </w:t>
      </w:r>
      <w:r w:rsidR="00E14185" w:rsidRPr="008A465D">
        <w:t>ajudar os motoristas a melhorar suas habilidades de condução</w:t>
      </w:r>
      <w:ins w:id="68" w:author="Dalton Solano dos Reis" w:date="2023-11-01T08:44:00Z">
        <w:r w:rsidR="00545DD6">
          <w:t xml:space="preserve"> </w:t>
        </w:r>
      </w:ins>
      <w:r w:rsidR="00E14185">
        <w:t>(</w:t>
      </w:r>
      <w:r w:rsidR="00545DD6">
        <w:t xml:space="preserve">YANG </w:t>
      </w:r>
      <w:r w:rsidR="00E14185" w:rsidRPr="00545DD6">
        <w:rPr>
          <w:i/>
          <w:iCs/>
          <w:rPrChange w:id="69" w:author="Dalton Solano dos Reis" w:date="2023-11-01T08:45:00Z">
            <w:rPr/>
          </w:rPrChange>
        </w:rPr>
        <w:t>et</w:t>
      </w:r>
      <w:del w:id="70" w:author="Dalton Solano dos Reis" w:date="2023-11-01T08:45:00Z">
        <w:r w:rsidR="00E14185" w:rsidRPr="00545DD6" w:rsidDel="00545DD6">
          <w:rPr>
            <w:i/>
            <w:iCs/>
            <w:rPrChange w:id="71" w:author="Dalton Solano dos Reis" w:date="2023-11-01T08:45:00Z">
              <w:rPr/>
            </w:rPrChange>
          </w:rPr>
          <w:delText>.</w:delText>
        </w:r>
      </w:del>
      <w:r w:rsidR="00E14185" w:rsidRPr="00545DD6">
        <w:rPr>
          <w:i/>
          <w:iCs/>
          <w:rPrChange w:id="72" w:author="Dalton Solano dos Reis" w:date="2023-11-01T08:45:00Z">
            <w:rPr/>
          </w:rPrChange>
        </w:rPr>
        <w:t xml:space="preserve"> </w:t>
      </w:r>
      <w:del w:id="73" w:author="Dalton Solano dos Reis" w:date="2023-11-01T08:45:00Z">
        <w:r w:rsidR="00E14185" w:rsidRPr="00545DD6" w:rsidDel="00545DD6">
          <w:rPr>
            <w:i/>
            <w:iCs/>
            <w:rPrChange w:id="74" w:author="Dalton Solano dos Reis" w:date="2023-11-01T08:45:00Z">
              <w:rPr/>
            </w:rPrChange>
          </w:rPr>
          <w:delText xml:space="preserve">Al </w:delText>
        </w:r>
      </w:del>
      <w:ins w:id="75" w:author="Dalton Solano dos Reis" w:date="2023-11-01T08:45:00Z">
        <w:r w:rsidR="00545DD6" w:rsidRPr="00545DD6">
          <w:rPr>
            <w:i/>
            <w:iCs/>
            <w:rPrChange w:id="76" w:author="Dalton Solano dos Reis" w:date="2023-11-01T08:45:00Z">
              <w:rPr/>
            </w:rPrChange>
          </w:rPr>
          <w:t>al</w:t>
        </w:r>
        <w:r w:rsidR="00545DD6">
          <w:t xml:space="preserve">., </w:t>
        </w:r>
      </w:ins>
      <w:r w:rsidR="00E14185">
        <w:t>2016).</w:t>
      </w:r>
    </w:p>
    <w:p w14:paraId="3AFBACAA" w14:textId="32298BCD" w:rsidR="00A44581" w:rsidRDefault="009342FB" w:rsidP="00956BF8">
      <w:pPr>
        <w:pStyle w:val="Ttulo2"/>
      </w:pPr>
      <w:r>
        <w:t>Transitar</w:t>
      </w:r>
    </w:p>
    <w:p w14:paraId="1FA47FCC" w14:textId="3133C11C" w:rsidR="009342FB" w:rsidRDefault="00E14185">
      <w:pPr>
        <w:pStyle w:val="TF-TEXTO"/>
        <w:pPrChange w:id="77" w:author="Dalton Solano dos Reis" w:date="2023-11-01T08:45:00Z">
          <w:pPr>
            <w:pStyle w:val="TF-LEGENDA"/>
            <w:ind w:firstLine="567"/>
            <w:jc w:val="both"/>
          </w:pPr>
        </w:pPrChange>
      </w:pPr>
      <w:r>
        <w:t>Buzzi (2018)</w:t>
      </w:r>
      <w:r w:rsidR="006E7FEA">
        <w:t xml:space="preserve"> desenvolveu o</w:t>
      </w:r>
      <w:r w:rsidR="00100790">
        <w:t xml:space="preserve"> </w:t>
      </w:r>
      <w:r w:rsidR="00CB2AF6">
        <w:t xml:space="preserve">aplicativo </w:t>
      </w:r>
      <w:ins w:id="78" w:author="Dalton Solano dos Reis" w:date="2023-11-01T08:45:00Z">
        <w:r w:rsidR="00545DD6">
          <w:t>T</w:t>
        </w:r>
      </w:ins>
      <w:del w:id="79" w:author="Dalton Solano dos Reis" w:date="2023-11-01T08:45:00Z">
        <w:r w:rsidR="00CB2AF6" w:rsidDel="00545DD6">
          <w:delText>t</w:delText>
        </w:r>
      </w:del>
      <w:r w:rsidR="00CB2AF6">
        <w:t>ransitAR</w:t>
      </w:r>
      <w:ins w:id="80" w:author="Dalton Solano dos Reis" w:date="2023-11-01T08:46:00Z">
        <w:r w:rsidR="00545DD6">
          <w:t xml:space="preserve">, bem como </w:t>
        </w:r>
      </w:ins>
      <w:del w:id="81" w:author="Dalton Solano dos Reis" w:date="2023-11-01T08:46:00Z">
        <w:r w:rsidR="00100790" w:rsidDel="00545DD6">
          <w:delText xml:space="preserve"> e seus</w:delText>
        </w:r>
      </w:del>
      <w:ins w:id="82" w:author="Dalton Solano dos Reis" w:date="2023-11-01T08:46:00Z">
        <w:r w:rsidR="00545DD6">
          <w:t>os</w:t>
        </w:r>
      </w:ins>
      <w:r w:rsidR="00100790">
        <w:t xml:space="preserve"> respectivos teste</w:t>
      </w:r>
      <w:r w:rsidR="00961DE1">
        <w:t>s</w:t>
      </w:r>
      <w:ins w:id="83" w:author="Dalton Solano dos Reis" w:date="2023-11-01T08:46:00Z">
        <w:r w:rsidR="00545DD6">
          <w:t xml:space="preserve"> neste aplicativo</w:t>
        </w:r>
      </w:ins>
      <w:r w:rsidR="00961DE1">
        <w:t>.</w:t>
      </w:r>
      <w:r w:rsidR="00100790">
        <w:t xml:space="preserve"> </w:t>
      </w:r>
      <w:r w:rsidR="00961DE1">
        <w:t>E</w:t>
      </w:r>
      <w:r w:rsidR="00100790">
        <w:t xml:space="preserve"> de acordo </w:t>
      </w:r>
      <w:del w:id="84" w:author="Dalton Solano dos Reis" w:date="2023-11-01T08:46:00Z">
        <w:r w:rsidR="00100790" w:rsidDel="00545DD6">
          <w:delText xml:space="preserve">com o autor Thiago Alberto </w:delText>
        </w:r>
      </w:del>
      <w:r w:rsidR="00100790">
        <w:t>Buzzi</w:t>
      </w:r>
      <w:r w:rsidR="006E7FEA">
        <w:t xml:space="preserve"> (2018, p.1)</w:t>
      </w:r>
      <w:r w:rsidR="00100790">
        <w:t xml:space="preserve"> “O aplicativo busca unir o atrativo de jogabilidade ao foco na conscientização de trânsito, abrangendo um grande grupo de usuários e auxiliando a diminuir o número de acidentes nas rodovias.”</w:t>
      </w:r>
      <w:r w:rsidR="00961DE1">
        <w:t xml:space="preserve">. </w:t>
      </w:r>
      <w:r w:rsidR="006E7FEA">
        <w:t>O autor (</w:t>
      </w:r>
      <w:r w:rsidR="00545DD6">
        <w:t>BUZZI</w:t>
      </w:r>
      <w:r w:rsidR="006E7FEA">
        <w:t>, 2018), p</w:t>
      </w:r>
      <w:r w:rsidR="00100790">
        <w:t xml:space="preserve">ara fazer isso </w:t>
      </w:r>
      <w:r w:rsidR="006E7FEA">
        <w:t xml:space="preserve">utilizou de </w:t>
      </w:r>
      <w:r w:rsidR="00100790">
        <w:t xml:space="preserve">uma série de fatores, tanto de jogabilidade quanto de realidade </w:t>
      </w:r>
      <w:r w:rsidR="00961DE1">
        <w:t xml:space="preserve">de </w:t>
      </w:r>
      <w:r w:rsidR="00100790">
        <w:t>aumentada, conforme mostrado na</w:t>
      </w:r>
      <w:ins w:id="85" w:author="Dalton Solano dos Reis" w:date="2023-11-01T08:49:00Z">
        <w:r w:rsidR="00545DD6">
          <w:t xml:space="preserve"> </w:t>
        </w:r>
        <w:r w:rsidR="00545DD6">
          <w:fldChar w:fldCharType="begin"/>
        </w:r>
        <w:r w:rsidR="00545DD6">
          <w:instrText xml:space="preserve"> REF _Ref149721001 \h </w:instrText>
        </w:r>
      </w:ins>
      <w:r w:rsidR="00545DD6">
        <w:fldChar w:fldCharType="separate"/>
      </w:r>
      <w:ins w:id="86" w:author="Dalton Solano dos Reis" w:date="2023-11-01T08:49:00Z">
        <w:r w:rsidR="00545DD6">
          <w:t xml:space="preserve">Figura </w:t>
        </w:r>
        <w:r w:rsidR="00545DD6">
          <w:rPr>
            <w:noProof/>
          </w:rPr>
          <w:t>1</w:t>
        </w:r>
        <w:r w:rsidR="00545DD6">
          <w:fldChar w:fldCharType="end"/>
        </w:r>
      </w:ins>
      <w:del w:id="87" w:author="Dalton Solano dos Reis" w:date="2023-11-01T08:49:00Z">
        <w:r w:rsidR="00100790" w:rsidDel="00545DD6">
          <w:delText xml:space="preserve"> figura 1</w:delText>
        </w:r>
      </w:del>
      <w:r w:rsidR="00100790">
        <w:t>.</w:t>
      </w:r>
    </w:p>
    <w:p w14:paraId="10700D0C" w14:textId="47570458" w:rsidR="002714D3" w:rsidRDefault="009342FB" w:rsidP="00545DD6">
      <w:pPr>
        <w:pStyle w:val="TF-TEXTO"/>
      </w:pPr>
      <w:r>
        <w:tab/>
      </w:r>
      <w:r w:rsidR="00100790">
        <w:t xml:space="preserve">Os fatores utilizados para </w:t>
      </w:r>
      <w:r w:rsidR="002714D3">
        <w:t xml:space="preserve">que o usuário tenha imersão foram vários e </w:t>
      </w:r>
      <w:r w:rsidR="006E7FEA">
        <w:t xml:space="preserve">estão </w:t>
      </w:r>
      <w:r w:rsidR="002714D3">
        <w:t xml:space="preserve">dispostos sobre </w:t>
      </w:r>
      <w:r w:rsidR="006E7FEA">
        <w:t xml:space="preserve">a </w:t>
      </w:r>
      <w:r w:rsidR="002714D3">
        <w:t>tela, assim fazendo com que o usuário não precise abrir um menu ou entrar em outra tela para obter a informação, portanto, tendo tudo sempre a vista</w:t>
      </w:r>
      <w:ins w:id="88" w:author="Dalton Solano dos Reis" w:date="2023-11-01T08:50:00Z">
        <w:r w:rsidR="00545DD6">
          <w:t xml:space="preserve"> (</w:t>
        </w:r>
        <w:r w:rsidR="00545DD6">
          <w:fldChar w:fldCharType="begin"/>
        </w:r>
        <w:r w:rsidR="00545DD6">
          <w:instrText xml:space="preserve"> REF _Ref149721001 \h </w:instrText>
        </w:r>
      </w:ins>
      <w:r w:rsidR="00545DD6">
        <w:fldChar w:fldCharType="separate"/>
      </w:r>
      <w:ins w:id="89" w:author="Dalton Solano dos Reis" w:date="2023-11-01T08:50:00Z">
        <w:r w:rsidR="00545DD6">
          <w:t xml:space="preserve">Figura </w:t>
        </w:r>
        <w:r w:rsidR="00545DD6">
          <w:rPr>
            <w:noProof/>
          </w:rPr>
          <w:t>1</w:t>
        </w:r>
        <w:r w:rsidR="00545DD6">
          <w:fldChar w:fldCharType="end"/>
        </w:r>
      </w:ins>
      <w:del w:id="90" w:author="Dalton Solano dos Reis" w:date="2023-11-01T08:50:00Z">
        <w:r w:rsidR="002C4CF7" w:rsidDel="00545DD6">
          <w:delText xml:space="preserve">, demonstrado </w:delText>
        </w:r>
        <w:r w:rsidR="00961DE1" w:rsidDel="00545DD6">
          <w:delText>na figura 1</w:delText>
        </w:r>
      </w:del>
      <w:ins w:id="91" w:author="Dalton Solano dos Reis" w:date="2023-11-01T08:50:00Z">
        <w:r w:rsidR="00545DD6">
          <w:t>).</w:t>
        </w:r>
      </w:ins>
      <w:del w:id="92" w:author="Dalton Solano dos Reis" w:date="2023-11-01T08:50:00Z">
        <w:r w:rsidR="002714D3" w:rsidDel="00545DD6">
          <w:delText>:</w:delText>
        </w:r>
      </w:del>
    </w:p>
    <w:p w14:paraId="2033F5EA" w14:textId="307F2325" w:rsidR="002714D3" w:rsidRDefault="00545DD6">
      <w:pPr>
        <w:pStyle w:val="TF-FIGURA"/>
        <w:pPrChange w:id="93" w:author="Dalton Solano dos Reis" w:date="2023-11-01T08:51:00Z">
          <w:pPr>
            <w:pStyle w:val="TF-LEGENDA"/>
          </w:pPr>
        </w:pPrChange>
      </w:pPr>
      <w:bookmarkStart w:id="94" w:name="_Ref149721001"/>
      <w:ins w:id="95" w:author="Dalton Solano dos Reis" w:date="2023-11-01T08:48:00Z">
        <w:r>
          <w:lastRenderedPageBreak/>
          <w:t xml:space="preserve">Figura </w:t>
        </w:r>
        <w:r>
          <w:fldChar w:fldCharType="begin"/>
        </w:r>
        <w:r>
          <w:instrText xml:space="preserve"> SEQ Figura \* ARABIC </w:instrText>
        </w:r>
      </w:ins>
      <w:r>
        <w:fldChar w:fldCharType="separate"/>
      </w:r>
      <w:ins w:id="96" w:author="Dalton Solano dos Reis" w:date="2023-11-01T08:48:00Z">
        <w:r>
          <w:rPr>
            <w:noProof/>
          </w:rPr>
          <w:t>1</w:t>
        </w:r>
        <w:r>
          <w:fldChar w:fldCharType="end"/>
        </w:r>
        <w:bookmarkEnd w:id="94"/>
        <w:r>
          <w:t xml:space="preserve"> </w:t>
        </w:r>
      </w:ins>
      <w:del w:id="97" w:author="Dalton Solano dos Reis" w:date="2023-11-01T08:48:00Z">
        <w:r w:rsidR="002714D3" w:rsidRPr="002E18F5" w:rsidDel="00545DD6">
          <w:delText xml:space="preserve">Figura </w:delText>
        </w:r>
        <w:r w:rsidR="00961DE1" w:rsidDel="00545DD6">
          <w:delText>1</w:delText>
        </w:r>
        <w:r w:rsidR="002714D3" w:rsidRPr="002E18F5" w:rsidDel="00545DD6">
          <w:delText xml:space="preserve"> </w:delText>
        </w:r>
      </w:del>
      <w:r w:rsidR="002714D3" w:rsidRPr="002E18F5">
        <w:t xml:space="preserve">– </w:t>
      </w:r>
      <w:r w:rsidR="002714D3">
        <w:t>Ferramentas para imersão</w:t>
      </w:r>
      <w:r w:rsidR="002714D3" w:rsidRPr="002714D3">
        <w:rPr>
          <w:noProof/>
        </w:rPr>
        <w:drawing>
          <wp:inline distT="0" distB="0" distL="0" distR="0" wp14:anchorId="76055D03" wp14:editId="7D3F8F60">
            <wp:extent cx="5447525" cy="2712947"/>
            <wp:effectExtent l="12700" t="12700" r="13970" b="17780"/>
            <wp:docPr id="1222002961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2961" name="Imagem 1" descr="Diagrama&#10;&#10;Descrição gerada automaticamente com confiança médi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879" cy="27240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0D962" w14:textId="176F042F" w:rsidR="00961DE1" w:rsidRDefault="004973E1" w:rsidP="00961DE1">
      <w:pPr>
        <w:pStyle w:val="TF-FONTE"/>
      </w:pPr>
      <w:r>
        <w:t xml:space="preserve"> </w:t>
      </w:r>
      <w:r w:rsidR="002714D3" w:rsidRPr="002E18F5">
        <w:t xml:space="preserve">Fonte: </w:t>
      </w:r>
      <w:r w:rsidR="00E14185">
        <w:t>Buzzi</w:t>
      </w:r>
      <w:ins w:id="98" w:author="Dalton Solano dos Reis" w:date="2023-11-01T08:52:00Z">
        <w:r w:rsidR="00545DD6">
          <w:t xml:space="preserve"> </w:t>
        </w:r>
      </w:ins>
      <w:r w:rsidR="00B44831">
        <w:t>(2018)</w:t>
      </w:r>
      <w:r w:rsidR="002D7D4A">
        <w:t>.</w:t>
      </w:r>
    </w:p>
    <w:p w14:paraId="6F90CB26" w14:textId="53BFB762" w:rsidR="00DA3E4F" w:rsidRDefault="00961DE1" w:rsidP="00DA3E4F">
      <w:pPr>
        <w:pStyle w:val="TF-FONTE"/>
        <w:jc w:val="left"/>
        <w:rPr>
          <w:sz w:val="20"/>
        </w:rPr>
      </w:pPr>
      <w:r>
        <w:tab/>
      </w:r>
      <w:r w:rsidR="0085339D">
        <w:t>Conforme a Figura 1 o</w:t>
      </w:r>
      <w:r>
        <w:rPr>
          <w:sz w:val="20"/>
        </w:rPr>
        <w:t xml:space="preserve"> usuário possui vários objetos</w:t>
      </w:r>
      <w:r w:rsidR="00D53E26">
        <w:rPr>
          <w:sz w:val="20"/>
        </w:rPr>
        <w:t xml:space="preserve"> na tela</w:t>
      </w:r>
      <w:r>
        <w:rPr>
          <w:sz w:val="20"/>
        </w:rPr>
        <w:t>, que pode</w:t>
      </w:r>
      <w:r w:rsidR="0085339D">
        <w:rPr>
          <w:sz w:val="20"/>
        </w:rPr>
        <w:t>m</w:t>
      </w:r>
      <w:r>
        <w:rPr>
          <w:sz w:val="20"/>
        </w:rPr>
        <w:t xml:space="preserve"> ser uma informação ou um botão que acarrete em uma ação</w:t>
      </w:r>
      <w:r w:rsidR="00D53E26">
        <w:rPr>
          <w:sz w:val="20"/>
        </w:rPr>
        <w:t>. E c</w:t>
      </w:r>
      <w:r>
        <w:rPr>
          <w:sz w:val="20"/>
        </w:rPr>
        <w:t xml:space="preserve">om o objetivo de aumentar a imersividade do usuário, fazendo o uso da realidade aumentada. </w:t>
      </w:r>
      <w:r w:rsidR="00DA3E4F" w:rsidRPr="00002A0E">
        <w:rPr>
          <w:sz w:val="20"/>
          <w:highlight w:val="yellow"/>
          <w:rPrChange w:id="99" w:author="Dalton Solano dos Reis" w:date="2023-11-01T08:54:00Z">
            <w:rPr>
              <w:sz w:val="20"/>
            </w:rPr>
          </w:rPrChange>
        </w:rPr>
        <w:t>De acordo com o Quadro 7 disposto pelo autor:</w:t>
      </w:r>
    </w:p>
    <w:p w14:paraId="1AA22C76" w14:textId="399CF730" w:rsidR="00DA3E4F" w:rsidRPr="003B2EB4" w:rsidRDefault="00961DE1" w:rsidP="00DA3E4F">
      <w:pPr>
        <w:pStyle w:val="TF-FONTE"/>
        <w:ind w:firstLine="567"/>
        <w:jc w:val="left"/>
        <w:rPr>
          <w:sz w:val="20"/>
        </w:rPr>
      </w:pPr>
      <w:r>
        <w:rPr>
          <w:sz w:val="20"/>
        </w:rPr>
        <w:t xml:space="preserve">O </w:t>
      </w:r>
      <w:r w:rsidR="00D53E26">
        <w:rPr>
          <w:sz w:val="20"/>
        </w:rPr>
        <w:t>primeiro objeto consiste em uma barra de mecânica do veículo, cujo vai caindo conforme o condutor colide com o carro e ao chegar em zero o mesmo perde o jogo. O segundo objeto é o combustível e a barra vai diminuindo conforme o condutor percorre com o carro pela cidade, mas é possível abastecer o carro em postos dispostos pela cidade e o condutor perde o jogo caso esta barra de gasolina zere. Já o terceiro é o descanso do jogador e o quarto é os pontos, que podem subir ou descer conforme ele obedece ou desobedece a lei de trânsito. A quinta marcação é referente a visão do condutor, que é em primeira pessoa, também para aumentar a imersividade. O sexto ponto é o joystick que coordena o carro. O sétimo é um acesso rápido ao menu. O oitavo altera a visão do jogador entre primeira e terceira pessoa. O nono é o botão para colocar e tirar o sinto. Já o décimo é o velocímetro com a velocidade do condutor e o décimo primeiro é uma área onde é exibido as notificações do jogo.</w:t>
      </w:r>
      <w:r w:rsidR="00DA3E4F" w:rsidRPr="003B2EB4">
        <w:rPr>
          <w:sz w:val="20"/>
        </w:rPr>
        <w:t xml:space="preserve"> </w:t>
      </w:r>
    </w:p>
    <w:p w14:paraId="167459B7" w14:textId="55C3AD5D" w:rsidR="003B2EB4" w:rsidRDefault="002C4CF7" w:rsidP="00DA3E4F">
      <w:pPr>
        <w:ind w:firstLine="567"/>
        <w:rPr>
          <w:sz w:val="20"/>
          <w:szCs w:val="20"/>
        </w:rPr>
      </w:pPr>
      <w:r>
        <w:rPr>
          <w:sz w:val="20"/>
          <w:szCs w:val="20"/>
        </w:rPr>
        <w:t>Thiago Alberto Buzzi (2018) fez com que o</w:t>
      </w:r>
      <w:r w:rsidR="003B2EB4" w:rsidRPr="003B2EB4">
        <w:rPr>
          <w:sz w:val="20"/>
          <w:szCs w:val="20"/>
        </w:rPr>
        <w:t xml:space="preserve"> </w:t>
      </w:r>
      <w:r>
        <w:rPr>
          <w:sz w:val="20"/>
          <w:szCs w:val="20"/>
        </w:rPr>
        <w:t>jogo tivesse</w:t>
      </w:r>
      <w:r w:rsidR="003B2EB4" w:rsidRPr="003B2EB4">
        <w:rPr>
          <w:sz w:val="20"/>
          <w:szCs w:val="20"/>
        </w:rPr>
        <w:t xml:space="preserve"> um sistema de pontuação</w:t>
      </w:r>
      <w:r w:rsidR="00CB2AF6">
        <w:rPr>
          <w:sz w:val="20"/>
          <w:szCs w:val="20"/>
        </w:rPr>
        <w:t xml:space="preserve"> </w:t>
      </w:r>
      <w:r w:rsidR="003B2EB4">
        <w:rPr>
          <w:sz w:val="20"/>
          <w:szCs w:val="20"/>
        </w:rPr>
        <w:t xml:space="preserve">(de acordo com o cumprimento das leis de trânsito) </w:t>
      </w:r>
      <w:r w:rsidR="003B2EB4" w:rsidRPr="003B2EB4">
        <w:rPr>
          <w:sz w:val="20"/>
          <w:szCs w:val="20"/>
        </w:rPr>
        <w:t xml:space="preserve">e uma métrica de vida e gasolina do automóvel. </w:t>
      </w:r>
      <w:r>
        <w:rPr>
          <w:sz w:val="20"/>
          <w:szCs w:val="20"/>
        </w:rPr>
        <w:t>Buzzi (2018) fez com que a</w:t>
      </w:r>
      <w:r w:rsidR="003B2EB4" w:rsidRPr="003B2EB4">
        <w:rPr>
          <w:sz w:val="20"/>
          <w:szCs w:val="20"/>
        </w:rPr>
        <w:t xml:space="preserve"> vida do automóvel diminui</w:t>
      </w:r>
      <w:r>
        <w:rPr>
          <w:sz w:val="20"/>
          <w:szCs w:val="20"/>
        </w:rPr>
        <w:t>sse</w:t>
      </w:r>
      <w:r w:rsidR="003B2EB4" w:rsidRPr="003B2EB4">
        <w:rPr>
          <w:sz w:val="20"/>
          <w:szCs w:val="20"/>
        </w:rPr>
        <w:t xml:space="preserve"> conforme o usuário vai batendo o </w:t>
      </w:r>
      <w:r>
        <w:rPr>
          <w:sz w:val="20"/>
          <w:szCs w:val="20"/>
        </w:rPr>
        <w:t xml:space="preserve">carro </w:t>
      </w:r>
      <w:r w:rsidR="003B2EB4" w:rsidRPr="003B2EB4">
        <w:rPr>
          <w:sz w:val="20"/>
          <w:szCs w:val="20"/>
        </w:rPr>
        <w:t>nos objetos dispostos no cenário e o usuário perde ao zerar a barra</w:t>
      </w:r>
      <w:r>
        <w:rPr>
          <w:sz w:val="20"/>
          <w:szCs w:val="20"/>
        </w:rPr>
        <w:t>.</w:t>
      </w:r>
      <w:r w:rsidR="003B2EB4" w:rsidRPr="003B2EB4">
        <w:rPr>
          <w:sz w:val="20"/>
          <w:szCs w:val="20"/>
        </w:rPr>
        <w:t xml:space="preserve"> </w:t>
      </w:r>
      <w:r>
        <w:rPr>
          <w:sz w:val="20"/>
          <w:szCs w:val="20"/>
        </w:rPr>
        <w:t>J</w:t>
      </w:r>
      <w:r w:rsidR="003B2EB4" w:rsidRPr="003B2EB4">
        <w:rPr>
          <w:sz w:val="20"/>
          <w:szCs w:val="20"/>
        </w:rPr>
        <w:t>á a gasolina diminui conforme o usuário anda com o carro e pode ser recuperada em postos de gasolinas dispostos no mapa</w:t>
      </w:r>
      <w:r w:rsidR="003B2EB4">
        <w:rPr>
          <w:sz w:val="20"/>
          <w:szCs w:val="20"/>
        </w:rPr>
        <w:t xml:space="preserve">. O sistema de pontuação começa a funcionar logo no </w:t>
      </w:r>
      <w:r>
        <w:rPr>
          <w:sz w:val="20"/>
          <w:szCs w:val="20"/>
        </w:rPr>
        <w:t>início</w:t>
      </w:r>
      <w:r w:rsidR="003B2EB4">
        <w:rPr>
          <w:sz w:val="20"/>
          <w:szCs w:val="20"/>
        </w:rPr>
        <w:t xml:space="preserve"> do jogo, quando o usuário é colocado em um cruzamento no qual o sinal está fechado para os veículos, se o usuário passar o cruzamento, ele perde pontos</w:t>
      </w:r>
      <w:r w:rsidR="00AC1B10">
        <w:rPr>
          <w:sz w:val="20"/>
          <w:szCs w:val="20"/>
        </w:rPr>
        <w:t>. Após passado o cruzamento o jogador percorre a cidade, passando por outras situaç</w:t>
      </w:r>
      <w:r>
        <w:rPr>
          <w:sz w:val="20"/>
          <w:szCs w:val="20"/>
        </w:rPr>
        <w:t>ões</w:t>
      </w:r>
      <w:r w:rsidR="00AC1B10">
        <w:rPr>
          <w:sz w:val="20"/>
          <w:szCs w:val="20"/>
        </w:rPr>
        <w:t xml:space="preserve"> que requerem uma tomada de decisão. Ao realizar uma decisão que vai contra a lei, como ultrapassar o cruzamento fechado, o usuário perde pontos, e ao chegar em zero, perde o jogo, mas ele ainda pode recuperar sua pontuação acertando</w:t>
      </w:r>
      <w:r w:rsidR="00F917B2">
        <w:rPr>
          <w:sz w:val="20"/>
          <w:szCs w:val="20"/>
        </w:rPr>
        <w:t xml:space="preserve"> suas futuras decisões, </w:t>
      </w:r>
      <w:r>
        <w:rPr>
          <w:sz w:val="20"/>
          <w:szCs w:val="20"/>
        </w:rPr>
        <w:t xml:space="preserve">e permanecendo dentro </w:t>
      </w:r>
      <w:r w:rsidR="00F917B2">
        <w:rPr>
          <w:sz w:val="20"/>
          <w:szCs w:val="20"/>
        </w:rPr>
        <w:t>da lei.</w:t>
      </w:r>
      <w:r w:rsidR="003B2EB4">
        <w:rPr>
          <w:sz w:val="20"/>
          <w:szCs w:val="20"/>
        </w:rPr>
        <w:t xml:space="preserve"> </w:t>
      </w:r>
    </w:p>
    <w:p w14:paraId="254ABA02" w14:textId="77777777" w:rsidR="003B2EB4" w:rsidRPr="003B2EB4" w:rsidRDefault="003B2EB4" w:rsidP="005C285F">
      <w:pPr>
        <w:rPr>
          <w:sz w:val="20"/>
          <w:szCs w:val="20"/>
        </w:rPr>
      </w:pPr>
    </w:p>
    <w:p w14:paraId="1ABB6976" w14:textId="31232A5E" w:rsidR="00A44581" w:rsidRPr="002E18F5" w:rsidRDefault="00AD5232" w:rsidP="00956BF8">
      <w:pPr>
        <w:pStyle w:val="Ttulo2"/>
      </w:pPr>
      <w:r>
        <w:t>Validação de simuladores de condução low-cost baseados num motor de jogo usando heads-up display: estudo de caso com simulação de dispositivos in-glass</w:t>
      </w:r>
    </w:p>
    <w:p w14:paraId="50F3FDED" w14:textId="77AF127C" w:rsidR="00A77844" w:rsidRDefault="002C4CF7" w:rsidP="00F917B2">
      <w:pPr>
        <w:pStyle w:val="TF-TEXTO"/>
      </w:pPr>
      <w:r>
        <w:t>O trabalho da Patrícia Raquel de Jesus Araújo Alves (2014) , a</w:t>
      </w:r>
      <w:r w:rsidR="009750D7">
        <w:t xml:space="preserve">pesar de não ter um foco nas leis de </w:t>
      </w:r>
      <w:r w:rsidR="00D37684">
        <w:t>trânsito</w:t>
      </w:r>
      <w:r w:rsidR="009750D7">
        <w:t>,</w:t>
      </w:r>
      <w:r>
        <w:t xml:space="preserve"> e nem educacional</w:t>
      </w:r>
      <w:r w:rsidR="009750D7">
        <w:t>,</w:t>
      </w:r>
      <w:r>
        <w:t xml:space="preserve"> Alve</w:t>
      </w:r>
      <w:r w:rsidR="00AF2BA2">
        <w:t>s</w:t>
      </w:r>
      <w:r>
        <w:t xml:space="preserve"> (2014)</w:t>
      </w:r>
      <w:r w:rsidR="00F917B2">
        <w:t xml:space="preserve"> tinha como principal objetivo do</w:t>
      </w:r>
      <w:r w:rsidR="009750D7">
        <w:t xml:space="preserve"> seu</w:t>
      </w:r>
      <w:r w:rsidR="00F917B2">
        <w:t xml:space="preserve"> projeto</w:t>
      </w:r>
      <w:r w:rsidR="00AD5232">
        <w:t xml:space="preserve"> saber até que ponto um simulador de baixo custo (utilizando um computador pessoal) pode ser útil em detrimento de um mais caro.</w:t>
      </w:r>
      <w:r w:rsidR="00962B01">
        <w:t xml:space="preserve"> Outro foco que</w:t>
      </w:r>
      <w:r>
        <w:t xml:space="preserve"> Alve</w:t>
      </w:r>
      <w:r w:rsidR="00AF2BA2">
        <w:t>s</w:t>
      </w:r>
      <w:r>
        <w:t xml:space="preserve"> (2014)</w:t>
      </w:r>
      <w:r w:rsidR="00F917B2">
        <w:t xml:space="preserve"> tinha com </w:t>
      </w:r>
      <w:r w:rsidR="0062497C">
        <w:t>este</w:t>
      </w:r>
      <w:r w:rsidR="00962B01">
        <w:t xml:space="preserve"> projeto foi</w:t>
      </w:r>
      <w:r w:rsidR="002203BF">
        <w:t xml:space="preserve"> que o simulador pudesse ser mais distribuído, diferente de simuladores de médio custo atuais que exigem que você o tenha </w:t>
      </w:r>
      <w:r w:rsidR="0062497C">
        <w:t>fixo e com</w:t>
      </w:r>
      <w:r w:rsidR="002203BF">
        <w:t xml:space="preserve"> pouca mobilidade.</w:t>
      </w:r>
      <w:r w:rsidR="002203BF" w:rsidRPr="002203BF">
        <w:t xml:space="preserve"> </w:t>
      </w:r>
      <w:r w:rsidR="00AF2BA2">
        <w:t>Alvez (2014)</w:t>
      </w:r>
      <w:r>
        <w:t xml:space="preserve"> abordou</w:t>
      </w:r>
      <w:r w:rsidR="0062497C">
        <w:t xml:space="preserve"> ainda </w:t>
      </w:r>
      <w:r>
        <w:t xml:space="preserve">sobre </w:t>
      </w:r>
      <w:r w:rsidR="0062497C">
        <w:t>t</w:t>
      </w:r>
      <w:r w:rsidR="002203BF" w:rsidRPr="002203BF">
        <w:t xml:space="preserve">er como fazer uma simulação de condução fiável em uma </w:t>
      </w:r>
      <w:r>
        <w:t>grande escala, o que s</w:t>
      </w:r>
      <w:r w:rsidR="002203BF" w:rsidRPr="002203BF">
        <w:t>eria o id</w:t>
      </w:r>
      <w:r w:rsidR="002203BF">
        <w:t>e</w:t>
      </w:r>
      <w:r w:rsidR="002203BF" w:rsidRPr="002203BF">
        <w:t>al, tendo em mente que hoje em dia ter um</w:t>
      </w:r>
      <w:r w:rsidR="0062497C">
        <w:t xml:space="preserve"> volante acoplado a um</w:t>
      </w:r>
      <w:r w:rsidR="002203BF" w:rsidRPr="002203BF">
        <w:t xml:space="preserve"> computador em casa não é mais tão difícil</w:t>
      </w:r>
      <w:r w:rsidR="002203BF">
        <w:t>.</w:t>
      </w:r>
      <w:r w:rsidR="00F917B2">
        <w:t xml:space="preserve"> </w:t>
      </w:r>
    </w:p>
    <w:p w14:paraId="46AAC10A" w14:textId="6C6C0D8C" w:rsidR="00B44831" w:rsidRDefault="00A77844" w:rsidP="00AF2BA2">
      <w:pPr>
        <w:pStyle w:val="TF-TEXTO"/>
      </w:pPr>
      <w:r>
        <w:t xml:space="preserve">De acordo com a autora, para conseguir cumprir todos os objetivos do projeto </w:t>
      </w:r>
      <w:bookmarkStart w:id="100" w:name="_Hlk148633153"/>
      <w:r>
        <w:t>“</w:t>
      </w:r>
      <w:r w:rsidR="00E64CA9">
        <w:t xml:space="preserve">desenvolveu-se e implementou-se um protótipo de um </w:t>
      </w:r>
      <w:r w:rsidR="007D129E">
        <w:t>HUD</w:t>
      </w:r>
      <w:r w:rsidR="00E64CA9">
        <w:t>, mais realista que o usado no trabalho prévio (Alves et al. 2013), definiu-se um cenário de simulação para teste desse HUD e comparação dos simuladores, programando-se depois os simuladores com esse cenário, e realizaram-se testes de condução em ambos os simuladores.</w:t>
      </w:r>
      <w:r>
        <w:t>”</w:t>
      </w:r>
      <w:r w:rsidR="007D129E">
        <w:t xml:space="preserve">, </w:t>
      </w:r>
      <w:bookmarkEnd w:id="100"/>
      <w:r w:rsidR="007D129E">
        <w:t>Alvez (2014,</w:t>
      </w:r>
      <w:r w:rsidR="00CB2AF6">
        <w:t xml:space="preserve"> p.</w:t>
      </w:r>
      <w:r w:rsidR="007D129E">
        <w:t>25)</w:t>
      </w:r>
      <w:r w:rsidR="00CB2AF6">
        <w:t>.</w:t>
      </w:r>
      <w:r w:rsidR="007D129E">
        <w:t xml:space="preserve"> </w:t>
      </w:r>
      <w:r w:rsidR="00B20112">
        <w:t>Como simulador de baixo custo, Alve</w:t>
      </w:r>
      <w:r w:rsidR="00AF2BA2">
        <w:t>s</w:t>
      </w:r>
      <w:r w:rsidR="00B20112">
        <w:t xml:space="preserve"> (2014) utilizou </w:t>
      </w:r>
      <w:r w:rsidR="00E64CA9">
        <w:t xml:space="preserve">um portátil ligado a um volante G27 e exibia a </w:t>
      </w:r>
      <w:r w:rsidR="00E64CA9">
        <w:lastRenderedPageBreak/>
        <w:t>imagem em um monitor comum, de 23</w:t>
      </w:r>
      <w:r w:rsidR="00B20112">
        <w:t xml:space="preserve"> polegadas</w:t>
      </w:r>
      <w:r w:rsidR="00CB2AF6">
        <w:t xml:space="preserve"> </w:t>
      </w:r>
      <w:r w:rsidR="009750D7">
        <w:t xml:space="preserve">(Figura </w:t>
      </w:r>
      <w:r w:rsidR="00961DE1">
        <w:t>2</w:t>
      </w:r>
      <w:r w:rsidR="009750D7">
        <w:t>)</w:t>
      </w:r>
      <w:r w:rsidR="00B20112">
        <w:t>.</w:t>
      </w:r>
      <w:r w:rsidR="00E64CA9">
        <w:t xml:space="preserve"> </w:t>
      </w:r>
      <w:r w:rsidR="00B20112">
        <w:t xml:space="preserve">Já para o </w:t>
      </w:r>
      <w:r w:rsidR="00E64CA9">
        <w:t xml:space="preserve">simulador de médio </w:t>
      </w:r>
      <w:r w:rsidR="00B20112">
        <w:t>Alve</w:t>
      </w:r>
      <w:r w:rsidR="00AF2BA2">
        <w:t>s</w:t>
      </w:r>
      <w:r w:rsidR="00B20112">
        <w:t xml:space="preserve"> (2014) utilizou</w:t>
      </w:r>
      <w:r w:rsidR="00E64CA9">
        <w:t xml:space="preserve"> uma </w:t>
      </w:r>
      <w:r w:rsidR="00B20112">
        <w:t>base fixa</w:t>
      </w:r>
      <w:r w:rsidR="00E64CA9">
        <w:t>, onde a mesma corresponde a um carro verdadeiro e devidamente equipado e estava ligado a um sistema de computadores, projetando o cenário em uma tela de 3.20m x 2.4</w:t>
      </w:r>
      <w:r w:rsidR="009750D7">
        <w:t>0 e uma série de fatores para aumento da imersividade</w:t>
      </w:r>
      <w:r w:rsidR="00B20112">
        <w:t xml:space="preserve"> </w:t>
      </w:r>
      <w:r w:rsidR="009750D7">
        <w:t xml:space="preserve">(Figura </w:t>
      </w:r>
      <w:r w:rsidR="00961DE1">
        <w:t>3</w:t>
      </w:r>
      <w:r w:rsidR="009750D7">
        <w:t>)</w:t>
      </w:r>
      <w:r w:rsidR="00E64CA9">
        <w:t xml:space="preserve">. </w:t>
      </w:r>
      <w:r w:rsidR="00B20112">
        <w:t xml:space="preserve">Patrícia Raquel </w:t>
      </w:r>
      <w:r w:rsidR="00B20112">
        <w:tab/>
        <w:t>de Jesus Araújo Alve</w:t>
      </w:r>
      <w:r w:rsidR="00AF2BA2">
        <w:t>s</w:t>
      </w:r>
      <w:r w:rsidR="00B20112">
        <w:t xml:space="preserve"> (2014) implementou a parte de simulação</w:t>
      </w:r>
      <w:r w:rsidR="00E64CA9">
        <w:t xml:space="preserve"> pelo motor de jogos Unity3D </w:t>
      </w:r>
      <w:r w:rsidR="00B20112">
        <w:t xml:space="preserve">e desenhou o </w:t>
      </w:r>
      <w:r w:rsidR="00E64CA9">
        <w:t>HUD</w:t>
      </w:r>
      <w:r w:rsidR="009750D7">
        <w:t xml:space="preserve"> para </w:t>
      </w:r>
      <w:r w:rsidR="00CB2AF6">
        <w:t>ambos os simuladores</w:t>
      </w:r>
      <w:r w:rsidR="009750D7">
        <w:t xml:space="preserve"> de acordo com o esquema proposto por Liu e Wen</w:t>
      </w:r>
      <w:r w:rsidR="00CB2AF6">
        <w:t xml:space="preserve"> </w:t>
      </w:r>
      <w:r w:rsidR="009750D7">
        <w:t xml:space="preserve">(2004), que de acordo com a autora do projeto </w:t>
      </w:r>
      <w:r w:rsidR="00AF2BA2">
        <w:t>Alves</w:t>
      </w:r>
      <w:r w:rsidR="00B20112">
        <w:t xml:space="preserve"> (2014, p.45)</w:t>
      </w:r>
      <w:r w:rsidR="009750D7">
        <w:t xml:space="preserve"> “é baseado nas diretrizes gerais e de navegação para exibição visual de Green et al. (1993)” e tendo sido programado em C#.</w:t>
      </w:r>
    </w:p>
    <w:p w14:paraId="1E24FA18" w14:textId="29326DC3" w:rsidR="00B44831" w:rsidRDefault="00B44831" w:rsidP="00961DE1">
      <w:pPr>
        <w:pStyle w:val="TF-TEXTO"/>
        <w:ind w:firstLine="0"/>
        <w:jc w:val="center"/>
      </w:pPr>
      <w:r w:rsidRPr="002E18F5">
        <w:t xml:space="preserve">Figura </w:t>
      </w:r>
      <w:r>
        <w:t>2</w:t>
      </w:r>
      <w:r w:rsidRPr="002E18F5">
        <w:t xml:space="preserve"> – </w:t>
      </w:r>
      <w:r>
        <w:t>Ferramentas para imersão de baixo custo</w:t>
      </w:r>
    </w:p>
    <w:p w14:paraId="0F887488" w14:textId="416713A6" w:rsidR="009750D7" w:rsidRDefault="009750D7" w:rsidP="00961DE1">
      <w:pPr>
        <w:pStyle w:val="TF-TEXTO"/>
        <w:ind w:firstLine="0"/>
        <w:jc w:val="center"/>
      </w:pPr>
      <w:r w:rsidRPr="009750D7">
        <w:rPr>
          <w:noProof/>
        </w:rPr>
        <w:drawing>
          <wp:inline distT="0" distB="0" distL="0" distR="0" wp14:anchorId="67F1FB06" wp14:editId="49380233">
            <wp:extent cx="2598645" cy="2110923"/>
            <wp:effectExtent l="0" t="0" r="0" b="3810"/>
            <wp:docPr id="202871565" name="Imagem 1" descr="Tela de um aparelho eletrô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1565" name="Imagem 1" descr="Tela de um aparelho eletrônic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953F" w14:textId="7AC0CAB9" w:rsidR="00AF2BA2" w:rsidRDefault="00961DE1" w:rsidP="00AF2BA2">
      <w:pPr>
        <w:pStyle w:val="TF-FONTE"/>
      </w:pPr>
      <w:r w:rsidRPr="002E18F5">
        <w:t xml:space="preserve">Fonte: </w:t>
      </w:r>
      <w:r w:rsidR="00AF2BA2">
        <w:t>Alves</w:t>
      </w:r>
      <w:r w:rsidR="00B44831">
        <w:t xml:space="preserve"> (2014)</w:t>
      </w:r>
      <w:r w:rsidR="002D7D4A">
        <w:t>.</w:t>
      </w:r>
    </w:p>
    <w:p w14:paraId="2D25C86E" w14:textId="0DA7A16F" w:rsidR="00B44831" w:rsidRPr="00AF2BA2" w:rsidRDefault="00AF2BA2" w:rsidP="00AF2BA2">
      <w:pPr>
        <w:keepNext w:val="0"/>
        <w:keepLines w:val="0"/>
        <w:rPr>
          <w:sz w:val="18"/>
          <w:szCs w:val="20"/>
        </w:rPr>
      </w:pPr>
      <w:r>
        <w:br w:type="page"/>
      </w:r>
    </w:p>
    <w:p w14:paraId="4980368B" w14:textId="4F86DA97" w:rsidR="009750D7" w:rsidRDefault="00961DE1" w:rsidP="00961DE1">
      <w:pPr>
        <w:pStyle w:val="TF-TEXTO"/>
        <w:jc w:val="center"/>
      </w:pPr>
      <w:r w:rsidRPr="002E18F5">
        <w:lastRenderedPageBreak/>
        <w:t xml:space="preserve">Figura </w:t>
      </w:r>
      <w:r>
        <w:t>3</w:t>
      </w:r>
      <w:r w:rsidRPr="002E18F5">
        <w:t xml:space="preserve"> – </w:t>
      </w:r>
      <w:r>
        <w:t xml:space="preserve">Ferramentas para </w:t>
      </w:r>
      <w:r w:rsidR="00B44831">
        <w:t>imersão de alto custo</w:t>
      </w:r>
    </w:p>
    <w:p w14:paraId="6CD8EB96" w14:textId="10C30C30" w:rsidR="009750D7" w:rsidRDefault="009750D7" w:rsidP="00E64CA9">
      <w:pPr>
        <w:pStyle w:val="TF-TEXTO"/>
      </w:pPr>
      <w:r w:rsidRPr="009750D7">
        <w:rPr>
          <w:noProof/>
        </w:rPr>
        <w:drawing>
          <wp:inline distT="0" distB="0" distL="0" distR="0" wp14:anchorId="41E669FC" wp14:editId="3F7CC1C9">
            <wp:extent cx="4816257" cy="2918713"/>
            <wp:effectExtent l="0" t="0" r="3810" b="0"/>
            <wp:docPr id="940832647" name="Imagem 1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2647" name="Imagem 1" descr="Diagrama, Desenho técnic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2482" w14:textId="6A6D3616" w:rsidR="00B44831" w:rsidRPr="00B44831" w:rsidRDefault="00961DE1" w:rsidP="00B44831">
      <w:pPr>
        <w:pStyle w:val="TF-FONTE"/>
      </w:pPr>
      <w:r w:rsidRPr="002E18F5">
        <w:t xml:space="preserve">Fonte: </w:t>
      </w:r>
      <w:r w:rsidR="00AF2BA2">
        <w:t xml:space="preserve">Alves </w:t>
      </w:r>
      <w:r w:rsidR="00B44831">
        <w:t>(2014)</w:t>
      </w:r>
      <w:r w:rsidR="002D7D4A">
        <w:t>.</w:t>
      </w:r>
    </w:p>
    <w:p w14:paraId="6FF8F39B" w14:textId="179CA777" w:rsidR="006B6099" w:rsidRDefault="00F917B2" w:rsidP="009750D7">
      <w:pPr>
        <w:pStyle w:val="TF-TEXTO"/>
      </w:pPr>
      <w:r>
        <w:t xml:space="preserve">Para validar o projeto </w:t>
      </w:r>
      <w:r w:rsidR="00AF2BA2">
        <w:t xml:space="preserve">Alves (2014) </w:t>
      </w:r>
      <w:r>
        <w:t xml:space="preserve">também </w:t>
      </w:r>
      <w:r w:rsidR="00AF2BA2">
        <w:t xml:space="preserve">testara </w:t>
      </w:r>
      <w:r>
        <w:t>com 35 pessoas</w:t>
      </w:r>
      <w:r w:rsidR="00AF2BA2">
        <w:t>. Tanto o projeto de baixo quanto de médio custo foram</w:t>
      </w:r>
      <w:r>
        <w:t xml:space="preserve"> testados com e sem auxílio d</w:t>
      </w:r>
      <w:r w:rsidR="00AF2BA2">
        <w:t>o</w:t>
      </w:r>
      <w:r>
        <w:t xml:space="preserve"> </w:t>
      </w:r>
      <w:r w:rsidR="00A77844">
        <w:t>HUD</w:t>
      </w:r>
      <w:r>
        <w:t>.</w:t>
      </w:r>
      <w:r w:rsidR="00A77844">
        <w:t xml:space="preserve"> </w:t>
      </w:r>
      <w:r w:rsidR="00AF2BA2">
        <w:t>Alvez (2014) p</w:t>
      </w:r>
      <w:r w:rsidR="00A77844">
        <w:t>ode concluir que o uso do projeto era válido em alguns cenários</w:t>
      </w:r>
      <w:r w:rsidR="00E64CA9">
        <w:t xml:space="preserve"> </w:t>
      </w:r>
      <w:r w:rsidR="00A77844">
        <w:t>,sendo até equivalente ao de médio custo, mas já em termos de realismo e controle do veículo os simuladores de médio custo são mais fáceis de serem utilizados e até mesmo mais imersíveis, assim fazendo com que o de baixo custo não substitua o de médio custo em situações que requer</w:t>
      </w:r>
      <w:r w:rsidR="00AF2BA2">
        <w:t>em e</w:t>
      </w:r>
      <w:r w:rsidR="00A77844">
        <w:t>studos mais complexos ou que necessitem de uma maior emissividade.</w:t>
      </w:r>
    </w:p>
    <w:p w14:paraId="2C481F61" w14:textId="714E119B" w:rsidR="00A44581" w:rsidRPr="002E3DD7" w:rsidRDefault="002E3DD7" w:rsidP="00956BF8">
      <w:pPr>
        <w:pStyle w:val="Ttulo2"/>
        <w:rPr>
          <w:lang w:val="en-US"/>
        </w:rPr>
      </w:pPr>
      <w:r w:rsidRPr="002E3DD7">
        <w:rPr>
          <w:lang w:val="en-US"/>
        </w:rPr>
        <w:t>Unity 3d production and e</w:t>
      </w:r>
      <w:r>
        <w:rPr>
          <w:lang w:val="en-US"/>
        </w:rPr>
        <w:t>nvironmental perception vehicle simulation platform</w:t>
      </w:r>
    </w:p>
    <w:p w14:paraId="60406574" w14:textId="4E6983A0" w:rsidR="00CF2196" w:rsidRDefault="00AF2BA2" w:rsidP="00AF2BA2">
      <w:pPr>
        <w:pStyle w:val="TF-TEXTO"/>
        <w:ind w:firstLine="567"/>
      </w:pPr>
      <w:r>
        <w:t xml:space="preserve">O trabalho desenvolvido por Yang et. Al (2016) </w:t>
      </w:r>
      <w:r w:rsidR="0081358C">
        <w:t xml:space="preserve">consiste no desenvolvimento de um simulador com </w:t>
      </w:r>
      <w:r w:rsidR="008A465D">
        <w:t>caraterísticas de realidade artificial</w:t>
      </w:r>
      <w:r w:rsidR="009F3EE1">
        <w:t xml:space="preserve">. </w:t>
      </w:r>
      <w:r w:rsidR="007D129E">
        <w:t>Yang et al. (2016)</w:t>
      </w:r>
      <w:r w:rsidR="008A465D">
        <w:t xml:space="preserve"> </w:t>
      </w:r>
      <w:r w:rsidR="007D129E">
        <w:t xml:space="preserve">tem </w:t>
      </w:r>
      <w:r w:rsidR="008A465D">
        <w:t>c</w:t>
      </w:r>
      <w:r w:rsidR="0081358C">
        <w:t>o</w:t>
      </w:r>
      <w:r w:rsidR="008A465D">
        <w:t>m</w:t>
      </w:r>
      <w:r w:rsidR="007D129E">
        <w:t>o</w:t>
      </w:r>
      <w:r w:rsidR="0081358C">
        <w:t xml:space="preserve"> objetivo de </w:t>
      </w:r>
      <w:r w:rsidR="008A465D" w:rsidRPr="008A465D">
        <w:t>ajudar os motoristas a melhorar suas habilidades de condução e se preparar para situações inesperadas na estrada</w:t>
      </w:r>
      <w:r w:rsidR="008A465D">
        <w:t>.</w:t>
      </w:r>
      <w:r w:rsidR="009F3EE1">
        <w:t xml:space="preserve"> Mas também ressalta a importância da criação de cenários autênticos para tais testes.</w:t>
      </w:r>
      <w:r w:rsidR="00252AC2">
        <w:t xml:space="preserve"> </w:t>
      </w:r>
    </w:p>
    <w:p w14:paraId="7D9AD133" w14:textId="5C23F625" w:rsidR="008A465D" w:rsidRDefault="00252AC2" w:rsidP="00CF2196">
      <w:pPr>
        <w:pStyle w:val="TF-TEXTO"/>
      </w:pPr>
      <w:r>
        <w:t xml:space="preserve">Por não ser apenas um simulador virtual, </w:t>
      </w:r>
      <w:r w:rsidR="007D129E">
        <w:t xml:space="preserve">Yang et. </w:t>
      </w:r>
      <w:r w:rsidR="007D129E" w:rsidRPr="00576B6B">
        <w:t>Al (2016) precisa</w:t>
      </w:r>
      <w:r w:rsidRPr="00576B6B">
        <w:t xml:space="preserve"> </w:t>
      </w:r>
      <w:r w:rsidR="007D129E" w:rsidRPr="00576B6B">
        <w:t xml:space="preserve">de uma série de </w:t>
      </w:r>
      <w:r w:rsidRPr="00576B6B">
        <w:t>peças de hardware para a execução e de acordo com o</w:t>
      </w:r>
      <w:r w:rsidR="00CF2196" w:rsidRPr="00576B6B">
        <w:t xml:space="preserve"> </w:t>
      </w:r>
      <w:r w:rsidRPr="00576B6B">
        <w:t>Yang et al.</w:t>
      </w:r>
      <w:r w:rsidR="007D129E" w:rsidRPr="00576B6B">
        <w:t xml:space="preserve"> </w:t>
      </w:r>
      <w:r w:rsidR="007D129E">
        <w:rPr>
          <w:lang w:val="en-US"/>
        </w:rPr>
        <w:t>(2016, p.1)</w:t>
      </w:r>
      <w:r w:rsidRPr="007D129E">
        <w:rPr>
          <w:lang w:val="en-US"/>
        </w:rPr>
        <w:t>,</w:t>
      </w:r>
      <w:r w:rsidR="007D129E">
        <w:rPr>
          <w:lang w:val="en-US"/>
        </w:rPr>
        <w:t xml:space="preserve"> </w:t>
      </w:r>
      <w:r w:rsidRPr="007D129E">
        <w:rPr>
          <w:lang w:val="en-US"/>
        </w:rPr>
        <w:t>“</w:t>
      </w:r>
      <w:r w:rsidR="00D7034F" w:rsidRPr="007D129E">
        <w:rPr>
          <w:lang w:val="en-US"/>
        </w:rPr>
        <w:t>The hardware architecture used for the driving simulation system in this study include:</w:t>
      </w:r>
      <w:r w:rsidR="007D129E">
        <w:rPr>
          <w:lang w:val="en-US"/>
        </w:rPr>
        <w:t xml:space="preserve">   </w:t>
      </w:r>
      <w:r w:rsidR="00D7034F" w:rsidRPr="007D129E">
        <w:rPr>
          <w:lang w:val="en-US"/>
        </w:rPr>
        <w:t xml:space="preserve"> the platform, virtual scene image display (single beam projector), scene display data acquisition computer (main computer), instant driving performance data analysis computer (monitoring computer)</w:t>
      </w:r>
      <w:r w:rsidRPr="007D129E">
        <w:rPr>
          <w:lang w:val="en-US"/>
        </w:rPr>
        <w:t>”</w:t>
      </w:r>
      <w:r w:rsidR="00D7034F" w:rsidRPr="007D129E">
        <w:rPr>
          <w:lang w:val="en-US"/>
        </w:rPr>
        <w:t xml:space="preserve">. </w:t>
      </w:r>
      <w:r w:rsidR="008A465D">
        <w:t>O</w:t>
      </w:r>
      <w:r w:rsidR="00D7034F">
        <w:t xml:space="preserve"> </w:t>
      </w:r>
      <w:r w:rsidR="008A465D">
        <w:t>Xtion</w:t>
      </w:r>
      <w:r>
        <w:t xml:space="preserve">, que de acordo com o autor </w:t>
      </w:r>
      <w:r w:rsidR="007D129E">
        <w:t xml:space="preserve">(Yang et. al) </w:t>
      </w:r>
      <w:r>
        <w:t xml:space="preserve">fora usado como um dispositivo de rastreamento, que capta os movimentos da cabeça do condutor. </w:t>
      </w:r>
      <w:r w:rsidR="0081358C">
        <w:t xml:space="preserve"> </w:t>
      </w:r>
    </w:p>
    <w:p w14:paraId="7C681588" w14:textId="34A2316E" w:rsidR="0081358C" w:rsidRDefault="00223B1C" w:rsidP="00A44581">
      <w:pPr>
        <w:pStyle w:val="TF-TEXTO"/>
      </w:pPr>
      <w:r>
        <w:t xml:space="preserve"> Yang et. Al (2016)</w:t>
      </w:r>
      <w:r w:rsidR="0081358C">
        <w:t xml:space="preserve"> </w:t>
      </w:r>
      <w:r>
        <w:t xml:space="preserve">desenvolveu </w:t>
      </w:r>
      <w:r w:rsidR="0081358C">
        <w:t xml:space="preserve">utilizando Unity 3D e a </w:t>
      </w:r>
      <w:r w:rsidR="0062497C">
        <w:t>auxílio</w:t>
      </w:r>
      <w:r w:rsidR="0081358C">
        <w:t xml:space="preserve"> da linguagem de programação C#, mas também utilizou o Sketchup e 3D max para estabelecer modelo e produzir desenhos.</w:t>
      </w:r>
    </w:p>
    <w:p w14:paraId="539FDDA0" w14:textId="0888B738" w:rsidR="00B44831" w:rsidRDefault="00635ECF" w:rsidP="00B44831">
      <w:pPr>
        <w:pStyle w:val="TF-LEGENDA"/>
      </w:pPr>
      <w:r w:rsidRPr="002E18F5">
        <w:lastRenderedPageBreak/>
        <w:t xml:space="preserve">Figura </w:t>
      </w:r>
      <w:r w:rsidR="009F3EE1">
        <w:t>4</w:t>
      </w:r>
      <w:r w:rsidRPr="002E18F5">
        <w:t xml:space="preserve"> – Exemplo d</w:t>
      </w:r>
      <w:r>
        <w:t>o</w:t>
      </w:r>
      <w:r w:rsidRPr="002E18F5">
        <w:t xml:space="preserve"> </w:t>
      </w:r>
      <w:r>
        <w:t>aplicativo</w:t>
      </w:r>
      <w:r w:rsidR="00B44831">
        <w:t xml:space="preserve"> em uso</w:t>
      </w:r>
      <w:r w:rsidR="00D55612">
        <w:t xml:space="preserve"> com o hardware a mostra</w:t>
      </w:r>
    </w:p>
    <w:p w14:paraId="3DE383A9" w14:textId="210EE625" w:rsidR="00635ECF" w:rsidRDefault="00635ECF" w:rsidP="00B44831">
      <w:pPr>
        <w:pStyle w:val="TF-LEGENDA"/>
      </w:pPr>
      <w:r w:rsidRPr="00635ECF">
        <w:rPr>
          <w:noProof/>
        </w:rPr>
        <w:drawing>
          <wp:inline distT="0" distB="0" distL="0" distR="0" wp14:anchorId="2E9B3D81" wp14:editId="61969C59">
            <wp:extent cx="4566187" cy="2251363"/>
            <wp:effectExtent l="0" t="0" r="6350" b="0"/>
            <wp:docPr id="317022981" name="Imagem 1" descr="Computador em cima da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2981" name="Imagem 1" descr="Computador em cima da mes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5163" cy="225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BAEE" w14:textId="4327D6EE" w:rsidR="00635ECF" w:rsidRPr="00DB567E" w:rsidRDefault="00635ECF" w:rsidP="00635ECF">
      <w:pPr>
        <w:pStyle w:val="TF-FONTE"/>
        <w:rPr>
          <w:lang w:val="en-US"/>
        </w:rPr>
      </w:pPr>
      <w:r w:rsidRPr="00DB567E">
        <w:rPr>
          <w:lang w:val="en-US"/>
        </w:rPr>
        <w:t xml:space="preserve">Fonte: </w:t>
      </w:r>
      <w:r w:rsidR="00B44831" w:rsidRPr="00DB567E">
        <w:rPr>
          <w:lang w:val="en-US"/>
        </w:rPr>
        <w:t>Yang et al.(2016)</w:t>
      </w:r>
      <w:r w:rsidR="002D7D4A">
        <w:rPr>
          <w:lang w:val="en-US"/>
        </w:rPr>
        <w:t>.</w:t>
      </w:r>
    </w:p>
    <w:p w14:paraId="3CB4CA5C" w14:textId="33B6D4F0" w:rsidR="0081358C" w:rsidRDefault="00223B1C" w:rsidP="00A44581">
      <w:pPr>
        <w:pStyle w:val="TF-TEXTO"/>
      </w:pPr>
      <w:r w:rsidRPr="00DB567E">
        <w:rPr>
          <w:lang w:val="en-US"/>
        </w:rPr>
        <w:t xml:space="preserve">Yang et. </w:t>
      </w:r>
      <w:r>
        <w:t>Al (2016) teve</w:t>
      </w:r>
      <w:r w:rsidR="0081358C">
        <w:t xml:space="preserve"> como conclusão</w:t>
      </w:r>
      <w:r w:rsidR="00635ECF">
        <w:t xml:space="preserve"> </w:t>
      </w:r>
      <w:r w:rsidR="0062497C">
        <w:t xml:space="preserve">de </w:t>
      </w:r>
      <w:r w:rsidR="00635ECF">
        <w:t xml:space="preserve">que o design das cenas virtuais e o modelo de controle do veículo afetam a imersão e para evitar tal situação </w:t>
      </w:r>
      <w:r>
        <w:t>revisou</w:t>
      </w:r>
      <w:r w:rsidR="00635ECF">
        <w:t xml:space="preserve"> vários fatores de tamanho dos objetos da cena, controle do veículo e profundidade do ângulo de visão nas cenas.</w:t>
      </w:r>
    </w:p>
    <w:p w14:paraId="25B7474A" w14:textId="77777777" w:rsidR="00451B94" w:rsidRPr="002E18F5" w:rsidRDefault="00451B94" w:rsidP="00424AD5">
      <w:pPr>
        <w:pStyle w:val="Ttulo1"/>
      </w:pPr>
      <w:bookmarkStart w:id="101" w:name="_Toc54164921"/>
      <w:bookmarkStart w:id="102" w:name="_Toc54165675"/>
      <w:bookmarkStart w:id="103" w:name="_Toc54169333"/>
      <w:bookmarkStart w:id="104" w:name="_Toc96347439"/>
      <w:bookmarkStart w:id="105" w:name="_Toc96357723"/>
      <w:bookmarkStart w:id="106" w:name="_Toc96491866"/>
      <w:bookmarkStart w:id="107" w:name="_Toc411603107"/>
      <w:bookmarkEnd w:id="56"/>
      <w:r w:rsidRPr="002E18F5">
        <w:t>proposta</w:t>
      </w:r>
    </w:p>
    <w:p w14:paraId="1C86DB9D" w14:textId="6F0A075D" w:rsidR="00163CFB" w:rsidRPr="002E18F5" w:rsidRDefault="00BE51C0" w:rsidP="00223B1C">
      <w:pPr>
        <w:pStyle w:val="TF-TEXTO"/>
      </w:pPr>
      <w:r>
        <w:t xml:space="preserve">A seguir </w:t>
      </w:r>
      <w:r w:rsidR="00223B1C">
        <w:t>será apresentada a justificativa para o desenvolvimento do trabalho</w:t>
      </w:r>
      <w:r>
        <w:t xml:space="preserve"> </w:t>
      </w:r>
      <w:r w:rsidR="00223B1C">
        <w:t>e a metodologia de desenvolvimento que será utilizada. Também serão mostrados os principais Requisitos Funcionais (RF), os Requisitos Não Funcionais e também será relatado um cronograma planejado para o desenvolvimento do projeto.</w:t>
      </w:r>
    </w:p>
    <w:p w14:paraId="62F25ABA" w14:textId="77777777" w:rsidR="00451B94" w:rsidRPr="002E18F5" w:rsidRDefault="00451B94" w:rsidP="00956BF8">
      <w:pPr>
        <w:pStyle w:val="Ttulo2"/>
      </w:pPr>
      <w:bookmarkStart w:id="108" w:name="_Toc54164915"/>
      <w:bookmarkStart w:id="109" w:name="_Toc54165669"/>
      <w:bookmarkStart w:id="110" w:name="_Toc54169327"/>
      <w:bookmarkStart w:id="111" w:name="_Toc96347433"/>
      <w:bookmarkStart w:id="112" w:name="_Toc96357717"/>
      <w:bookmarkStart w:id="113" w:name="_Toc96491860"/>
      <w:bookmarkStart w:id="114" w:name="_Toc351015594"/>
      <w:r w:rsidRPr="002E18F5">
        <w:t>JUSTIFICATIVA</w:t>
      </w:r>
    </w:p>
    <w:p w14:paraId="00942DAA" w14:textId="698C6A4C" w:rsidR="00163CFB" w:rsidRPr="002E18F5" w:rsidRDefault="00CF2196" w:rsidP="00CF2196">
      <w:pPr>
        <w:pStyle w:val="TF-ALNEA"/>
        <w:ind w:left="709" w:firstLine="368"/>
      </w:pPr>
      <w:r>
        <w:t>O quadro apresenta um comparativo entre os trabalhos correlatos. As linhas são as características e as colunas os trabalhos.</w:t>
      </w:r>
    </w:p>
    <w:p w14:paraId="72A23E67" w14:textId="51E20CD0" w:rsidR="006B0760" w:rsidRPr="002E18F5" w:rsidRDefault="006B0760" w:rsidP="006B0760">
      <w:pPr>
        <w:pStyle w:val="TF-LEGENDA"/>
      </w:pPr>
      <w:bookmarkStart w:id="115" w:name="_Ref52025161"/>
      <w:r w:rsidRPr="002E18F5">
        <w:t xml:space="preserve">Quadro </w:t>
      </w:r>
      <w:bookmarkEnd w:id="115"/>
      <w:r w:rsidR="006C7B8E">
        <w:t>1</w:t>
      </w:r>
      <w:r w:rsidRPr="002E18F5">
        <w:t xml:space="preserve"> - </w:t>
      </w:r>
      <w:r w:rsidR="00F3649F" w:rsidRPr="002E18F5">
        <w:t>Comparativo</w:t>
      </w:r>
      <w:r w:rsidRPr="002E18F5">
        <w:t xml:space="preserve"> dos trabalhos correlatos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0"/>
        <w:gridCol w:w="1721"/>
        <w:gridCol w:w="1721"/>
        <w:gridCol w:w="1836"/>
      </w:tblGrid>
      <w:tr w:rsidR="00802D0F" w:rsidRPr="002E18F5" w14:paraId="4DC82DAE" w14:textId="77777777" w:rsidTr="008F7CE2">
        <w:trPr>
          <w:trHeight w:val="567"/>
        </w:trPr>
        <w:tc>
          <w:tcPr>
            <w:tcW w:w="3715" w:type="dxa"/>
            <w:tcBorders>
              <w:tl2br w:val="single" w:sz="4" w:space="0" w:color="auto"/>
            </w:tcBorders>
            <w:shd w:val="clear" w:color="auto" w:fill="A6A6A6"/>
          </w:tcPr>
          <w:p w14:paraId="5540DD0B" w14:textId="7ADE4CFD" w:rsidR="006B0760" w:rsidRPr="002E18F5" w:rsidRDefault="00786A68" w:rsidP="00FB07B7">
            <w:pPr>
              <w:pStyle w:val="TF-TEXTOQUADR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A7130B4" wp14:editId="6F21B309">
                      <wp:simplePos x="0" y="0"/>
                      <wp:positionH relativeFrom="column">
                        <wp:posOffset>1221740</wp:posOffset>
                      </wp:positionH>
                      <wp:positionV relativeFrom="paragraph">
                        <wp:posOffset>53340</wp:posOffset>
                      </wp:positionV>
                      <wp:extent cx="1327785" cy="298450"/>
                      <wp:effectExtent l="0" t="0" r="0" b="0"/>
                      <wp:wrapSquare wrapText="bothSides"/>
                      <wp:docPr id="133576338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32778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7860C1" w14:textId="77777777" w:rsidR="006B0760" w:rsidRDefault="0054044B" w:rsidP="0054044B">
                                  <w:pPr>
                                    <w:pStyle w:val="TF-TEXTOQUADRO"/>
                                    <w:jc w:val="center"/>
                                  </w:pPr>
                                  <w:r>
                                    <w:t xml:space="preserve">Trabalhos </w:t>
                                  </w:r>
                                  <w:r w:rsidR="006B0760">
                                    <w:t>Correlatos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7130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96.2pt;margin-top:4.2pt;width:104.55pt;height:2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" filled="f" stroked="f">
                      <v:textbox>
                        <w:txbxContent>
                          <w:p w14:paraId="307860C1" w14:textId="77777777" w:rsidR="006B0760" w:rsidRDefault="0054044B" w:rsidP="0054044B">
                            <w:pPr>
                              <w:pStyle w:val="TF-TEXTOQUADRO"/>
                              <w:jc w:val="center"/>
                            </w:pPr>
                            <w:r>
                              <w:t xml:space="preserve">Trabalhos </w:t>
                            </w:r>
                            <w:r w:rsidR="006B0760">
                              <w:t>Correlatos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2357B85" wp14:editId="7D7D569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273050</wp:posOffset>
                      </wp:positionV>
                      <wp:extent cx="1009650" cy="254000"/>
                      <wp:effectExtent l="0" t="0" r="0" b="0"/>
                      <wp:wrapSquare wrapText="bothSides"/>
                      <wp:docPr id="2818930" name="Caixa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096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FBAE3" w14:textId="77777777" w:rsidR="006B0760" w:rsidRDefault="006B0760" w:rsidP="006B0760">
                                  <w:pPr>
                                    <w:pStyle w:val="TF-TEXTO"/>
                                    <w:ind w:firstLine="0"/>
                                  </w:pPr>
                                  <w:r>
                                    <w:t>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57B85" id="Caixa de Texto 1" o:spid="_x0000_s1027" type="#_x0000_t202" style="position:absolute;margin-left:-5.15pt;margin-top:21.5pt;width:79.5pt;height:20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" filled="f" stroked="f">
                      <v:textbox>
                        <w:txbxContent>
                          <w:p w14:paraId="368FBAE3" w14:textId="77777777" w:rsidR="006B0760" w:rsidRDefault="006B0760" w:rsidP="006B0760">
                            <w:pPr>
                              <w:pStyle w:val="TF-TEXTO"/>
                              <w:ind w:firstLine="0"/>
                            </w:pPr>
                            <w:r>
                              <w:t>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746" w:type="dxa"/>
            <w:shd w:val="clear" w:color="auto" w:fill="A6A6A6"/>
            <w:vAlign w:val="center"/>
          </w:tcPr>
          <w:p w14:paraId="346CD0EE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01</w:t>
            </w:r>
          </w:p>
        </w:tc>
        <w:tc>
          <w:tcPr>
            <w:tcW w:w="1746" w:type="dxa"/>
            <w:shd w:val="clear" w:color="auto" w:fill="A6A6A6"/>
            <w:vAlign w:val="center"/>
          </w:tcPr>
          <w:p w14:paraId="4D97FD72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02</w:t>
            </w:r>
          </w:p>
        </w:tc>
        <w:tc>
          <w:tcPr>
            <w:tcW w:w="1865" w:type="dxa"/>
            <w:shd w:val="clear" w:color="auto" w:fill="A6A6A6"/>
            <w:vAlign w:val="center"/>
          </w:tcPr>
          <w:p w14:paraId="5AE2E716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03</w:t>
            </w:r>
          </w:p>
        </w:tc>
      </w:tr>
      <w:tr w:rsidR="00802D0F" w:rsidRPr="002E18F5" w14:paraId="3380952D" w14:textId="77777777" w:rsidTr="008F7CE2">
        <w:tc>
          <w:tcPr>
            <w:tcW w:w="3715" w:type="dxa"/>
            <w:shd w:val="clear" w:color="auto" w:fill="auto"/>
          </w:tcPr>
          <w:p w14:paraId="138D3B43" w14:textId="5BE3EFAD" w:rsidR="006B0760" w:rsidRPr="002E18F5" w:rsidRDefault="00163CFB" w:rsidP="00FB07B7">
            <w:pPr>
              <w:pStyle w:val="TF-TEXTOQUADRO"/>
            </w:pPr>
            <w:r w:rsidRPr="002E18F5">
              <w:t>Utiliza C# como linguagem de programação</w:t>
            </w:r>
          </w:p>
        </w:tc>
        <w:tc>
          <w:tcPr>
            <w:tcW w:w="1746" w:type="dxa"/>
            <w:shd w:val="clear" w:color="auto" w:fill="auto"/>
          </w:tcPr>
          <w:p w14:paraId="2C274505" w14:textId="4CE319D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98F95D2" w14:textId="5A956323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1473A4A9" w14:textId="0AF5295D" w:rsidR="006B0760" w:rsidRPr="002E18F5" w:rsidRDefault="006B6099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615D3CA3" w14:textId="77777777" w:rsidTr="008F7CE2">
        <w:tc>
          <w:tcPr>
            <w:tcW w:w="3715" w:type="dxa"/>
            <w:shd w:val="clear" w:color="auto" w:fill="auto"/>
          </w:tcPr>
          <w:p w14:paraId="66E7B883" w14:textId="0D024F65" w:rsidR="006B0760" w:rsidRPr="002E18F5" w:rsidRDefault="00163CFB" w:rsidP="00FB07B7">
            <w:pPr>
              <w:pStyle w:val="TF-TEXTOQUADRO"/>
            </w:pPr>
            <w:r w:rsidRPr="002E18F5">
              <w:t>Utiliza Unity</w:t>
            </w:r>
          </w:p>
        </w:tc>
        <w:tc>
          <w:tcPr>
            <w:tcW w:w="1746" w:type="dxa"/>
            <w:shd w:val="clear" w:color="auto" w:fill="auto"/>
          </w:tcPr>
          <w:p w14:paraId="629E5946" w14:textId="69AC5CE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6FD3AA8B" w14:textId="35AEBE9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264287B7" w14:textId="49606C2A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11F453D2" w14:textId="77777777" w:rsidTr="008F7CE2">
        <w:tc>
          <w:tcPr>
            <w:tcW w:w="3715" w:type="dxa"/>
            <w:shd w:val="clear" w:color="auto" w:fill="auto"/>
          </w:tcPr>
          <w:p w14:paraId="50EC2C27" w14:textId="5EBD0049" w:rsidR="006B0760" w:rsidRPr="002E18F5" w:rsidRDefault="00163CFB" w:rsidP="00FB07B7">
            <w:pPr>
              <w:pStyle w:val="TF-TEXTOQUADRO"/>
            </w:pPr>
            <w:r w:rsidRPr="002E18F5">
              <w:t xml:space="preserve">Considera leis de </w:t>
            </w:r>
            <w:r w:rsidR="00B82E4D" w:rsidRPr="002E18F5">
              <w:t>trânsito</w:t>
            </w:r>
          </w:p>
        </w:tc>
        <w:tc>
          <w:tcPr>
            <w:tcW w:w="1746" w:type="dxa"/>
            <w:shd w:val="clear" w:color="auto" w:fill="auto"/>
          </w:tcPr>
          <w:p w14:paraId="0F66C670" w14:textId="3210485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4D76A3C" w14:textId="42649760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07137ECE" w14:textId="1E3295BD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4BD4C8AE" w14:textId="77777777" w:rsidTr="008F7CE2">
        <w:tc>
          <w:tcPr>
            <w:tcW w:w="3715" w:type="dxa"/>
            <w:shd w:val="clear" w:color="auto" w:fill="auto"/>
          </w:tcPr>
          <w:p w14:paraId="65404E7E" w14:textId="44547CCB" w:rsidR="006B0760" w:rsidRPr="002E18F5" w:rsidRDefault="00B82E4D" w:rsidP="00FB07B7">
            <w:pPr>
              <w:pStyle w:val="TF-TEXTOQUADRO"/>
            </w:pPr>
            <w:r w:rsidRPr="002E18F5">
              <w:t>Automóvel quebra</w:t>
            </w:r>
          </w:p>
        </w:tc>
        <w:tc>
          <w:tcPr>
            <w:tcW w:w="1746" w:type="dxa"/>
            <w:shd w:val="clear" w:color="auto" w:fill="auto"/>
          </w:tcPr>
          <w:p w14:paraId="6F10223E" w14:textId="7DEAF56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58FEA8FF" w14:textId="665EE541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3CA61DDF" w14:textId="2650575A" w:rsidR="006B0760" w:rsidRPr="002E18F5" w:rsidRDefault="0081358C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19269749" w14:textId="77777777" w:rsidTr="008F7CE2">
        <w:tc>
          <w:tcPr>
            <w:tcW w:w="3715" w:type="dxa"/>
            <w:shd w:val="clear" w:color="auto" w:fill="auto"/>
          </w:tcPr>
          <w:p w14:paraId="3D239ECB" w14:textId="57C429E8" w:rsidR="006B0760" w:rsidRPr="002E18F5" w:rsidRDefault="00B82E4D" w:rsidP="00FB07B7">
            <w:pPr>
              <w:pStyle w:val="TF-TEXTOQUADRO"/>
            </w:pPr>
            <w:r w:rsidRPr="002E18F5">
              <w:t>Automóvel tem gasolina</w:t>
            </w:r>
          </w:p>
        </w:tc>
        <w:tc>
          <w:tcPr>
            <w:tcW w:w="1746" w:type="dxa"/>
            <w:shd w:val="clear" w:color="auto" w:fill="auto"/>
          </w:tcPr>
          <w:p w14:paraId="1A8F9496" w14:textId="7F29DA2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1143F2DF" w14:textId="2AC37254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76C90736" w14:textId="540CBB7E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7B8B8132" w14:textId="77777777" w:rsidTr="008F7CE2">
        <w:tc>
          <w:tcPr>
            <w:tcW w:w="3715" w:type="dxa"/>
            <w:shd w:val="clear" w:color="auto" w:fill="auto"/>
          </w:tcPr>
          <w:p w14:paraId="788677F3" w14:textId="3F283387" w:rsidR="006B0760" w:rsidRPr="002E18F5" w:rsidRDefault="0070115F" w:rsidP="00FB07B7">
            <w:pPr>
              <w:pStyle w:val="TF-TEXTOQUADRO"/>
            </w:pPr>
            <w:r>
              <w:t>Direcionado para educação</w:t>
            </w:r>
          </w:p>
        </w:tc>
        <w:tc>
          <w:tcPr>
            <w:tcW w:w="1746" w:type="dxa"/>
            <w:shd w:val="clear" w:color="auto" w:fill="auto"/>
          </w:tcPr>
          <w:p w14:paraId="59B49A77" w14:textId="28FC6F6D" w:rsidR="006B0760" w:rsidRPr="002E18F5" w:rsidRDefault="0070115F" w:rsidP="0070115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0096A45F" w14:textId="31C38674" w:rsidR="006B0760" w:rsidRPr="002E18F5" w:rsidRDefault="0070115F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865" w:type="dxa"/>
            <w:shd w:val="clear" w:color="auto" w:fill="auto"/>
          </w:tcPr>
          <w:p w14:paraId="2E2C7B86" w14:textId="5FF4EEB6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6EC8F5BD" w14:textId="77777777" w:rsidTr="008F7CE2">
        <w:tc>
          <w:tcPr>
            <w:tcW w:w="3715" w:type="dxa"/>
            <w:shd w:val="clear" w:color="auto" w:fill="auto"/>
          </w:tcPr>
          <w:p w14:paraId="31E84560" w14:textId="3F8BBC4D" w:rsidR="006B0760" w:rsidRPr="002E18F5" w:rsidRDefault="003E48C5" w:rsidP="00FB07B7">
            <w:pPr>
              <w:pStyle w:val="TF-TEXTOQUADRO"/>
            </w:pPr>
            <w:r>
              <w:t>Preço acessível para consumidor físico</w:t>
            </w:r>
          </w:p>
        </w:tc>
        <w:tc>
          <w:tcPr>
            <w:tcW w:w="1746" w:type="dxa"/>
            <w:shd w:val="clear" w:color="auto" w:fill="auto"/>
          </w:tcPr>
          <w:p w14:paraId="36BA4CD1" w14:textId="5D127A41" w:rsidR="006B0760" w:rsidRPr="002E18F5" w:rsidRDefault="00635ECF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2421B8B5" w14:textId="0AE85553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865" w:type="dxa"/>
            <w:shd w:val="clear" w:color="auto" w:fill="auto"/>
          </w:tcPr>
          <w:p w14:paraId="3CB7B5DF" w14:textId="2E596EEB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</w:tr>
    </w:tbl>
    <w:p w14:paraId="21BB5908" w14:textId="77777777" w:rsidR="009F3EE1" w:rsidRDefault="006B0760" w:rsidP="009F3EE1">
      <w:pPr>
        <w:pStyle w:val="TF-FONTE"/>
      </w:pPr>
      <w:r w:rsidRPr="002E18F5">
        <w:t>Fonte: elaborado pelo autor.</w:t>
      </w:r>
    </w:p>
    <w:p w14:paraId="293D63CB" w14:textId="59806849" w:rsidR="00980C0E" w:rsidRDefault="00D7661B" w:rsidP="00B44831">
      <w:pPr>
        <w:pStyle w:val="TF-FONTE"/>
        <w:ind w:firstLine="709"/>
        <w:jc w:val="both"/>
        <w:rPr>
          <w:sz w:val="20"/>
        </w:rPr>
      </w:pPr>
      <w:r w:rsidRPr="00CF2196">
        <w:rPr>
          <w:sz w:val="20"/>
        </w:rPr>
        <w:t>A partir do Quadro 1 podemos perceber que todos</w:t>
      </w:r>
      <w:r w:rsidR="00223B1C">
        <w:rPr>
          <w:sz w:val="20"/>
        </w:rPr>
        <w:t xml:space="preserve"> os trabalhos correlatos</w:t>
      </w:r>
      <w:r w:rsidRPr="00CF2196">
        <w:rPr>
          <w:sz w:val="20"/>
        </w:rPr>
        <w:t xml:space="preserve"> utilizam tanto Unity</w:t>
      </w:r>
      <w:r w:rsidR="00223B1C">
        <w:rPr>
          <w:sz w:val="20"/>
        </w:rPr>
        <w:t xml:space="preserve"> </w:t>
      </w:r>
      <w:r w:rsidRPr="00CF2196">
        <w:rPr>
          <w:sz w:val="20"/>
        </w:rPr>
        <w:t>(motor de desenvolvimento gráfico</w:t>
      </w:r>
      <w:r w:rsidR="00D7034F" w:rsidRPr="00CF2196">
        <w:rPr>
          <w:sz w:val="20"/>
        </w:rPr>
        <w:t xml:space="preserve"> para jogos</w:t>
      </w:r>
      <w:r w:rsidRPr="00CF2196">
        <w:rPr>
          <w:sz w:val="20"/>
        </w:rPr>
        <w:t>), quanto C#</w:t>
      </w:r>
      <w:r w:rsidR="00223B1C">
        <w:rPr>
          <w:sz w:val="20"/>
        </w:rPr>
        <w:t xml:space="preserve"> </w:t>
      </w:r>
      <w:r w:rsidRPr="00CF2196">
        <w:rPr>
          <w:sz w:val="20"/>
        </w:rPr>
        <w:t>(linguagem de programação)</w:t>
      </w:r>
      <w:r w:rsidR="00980C0E">
        <w:rPr>
          <w:sz w:val="20"/>
        </w:rPr>
        <w:t>.</w:t>
      </w:r>
      <w:r w:rsidR="00223B1C">
        <w:rPr>
          <w:sz w:val="20"/>
        </w:rPr>
        <w:t xml:space="preserve"> </w:t>
      </w:r>
      <w:r w:rsidR="00980C0E">
        <w:rPr>
          <w:sz w:val="20"/>
        </w:rPr>
        <w:t>Apesar de todos os trabalhos contarem com o desenvolvimento em C# e Unity, a</w:t>
      </w:r>
      <w:r w:rsidR="00421F2D" w:rsidRPr="00CF2196">
        <w:rPr>
          <w:sz w:val="20"/>
        </w:rPr>
        <w:t xml:space="preserve">penas o trabalho do </w:t>
      </w:r>
      <w:r w:rsidR="00223B1C">
        <w:rPr>
          <w:sz w:val="20"/>
        </w:rPr>
        <w:t xml:space="preserve">Buzzi </w:t>
      </w:r>
      <w:r w:rsidR="00980C0E">
        <w:rPr>
          <w:sz w:val="20"/>
        </w:rPr>
        <w:t>(2018)</w:t>
      </w:r>
      <w:r w:rsidR="00421F2D" w:rsidRPr="00CF2196">
        <w:rPr>
          <w:sz w:val="20"/>
        </w:rPr>
        <w:t xml:space="preserve"> </w:t>
      </w:r>
      <w:r w:rsidR="00223B1C">
        <w:rPr>
          <w:sz w:val="20"/>
        </w:rPr>
        <w:t>tem foco n</w:t>
      </w:r>
      <w:r w:rsidR="00421F2D" w:rsidRPr="00CF2196">
        <w:rPr>
          <w:sz w:val="20"/>
        </w:rPr>
        <w:t>as</w:t>
      </w:r>
      <w:r w:rsidR="00980C0E">
        <w:rPr>
          <w:sz w:val="20"/>
        </w:rPr>
        <w:t xml:space="preserve"> </w:t>
      </w:r>
      <w:r w:rsidR="00421F2D" w:rsidRPr="00CF2196">
        <w:rPr>
          <w:sz w:val="20"/>
        </w:rPr>
        <w:t xml:space="preserve">leis de </w:t>
      </w:r>
      <w:r w:rsidR="00182FD9" w:rsidRPr="00CF2196">
        <w:rPr>
          <w:sz w:val="20"/>
        </w:rPr>
        <w:t>trânsito</w:t>
      </w:r>
      <w:r w:rsidR="00223B1C">
        <w:rPr>
          <w:sz w:val="20"/>
        </w:rPr>
        <w:t>, enquanto os outros dois são mais voltados para a jogabilidade</w:t>
      </w:r>
      <w:r w:rsidR="00D7034F" w:rsidRPr="00CF2196">
        <w:rPr>
          <w:sz w:val="20"/>
        </w:rPr>
        <w:t xml:space="preserve">. </w:t>
      </w:r>
    </w:p>
    <w:p w14:paraId="04ED310E" w14:textId="4A80D41D" w:rsidR="00182FD9" w:rsidRPr="00182FD9" w:rsidRDefault="00182FD9" w:rsidP="00182FD9">
      <w:pPr>
        <w:rPr>
          <w:sz w:val="20"/>
          <w:szCs w:val="20"/>
        </w:rPr>
      </w:pPr>
      <w:r>
        <w:tab/>
      </w:r>
      <w:r w:rsidRPr="00182FD9">
        <w:rPr>
          <w:sz w:val="20"/>
          <w:szCs w:val="20"/>
        </w:rPr>
        <w:t xml:space="preserve">O </w:t>
      </w:r>
      <w:r>
        <w:rPr>
          <w:sz w:val="20"/>
          <w:szCs w:val="20"/>
        </w:rPr>
        <w:t>aplicativo do Buzzi (2018) tem foco na educação do trânsito, enquanto o mesmo focou mais em um aprendizado gamificado</w:t>
      </w:r>
      <w:r w:rsidR="003E48C5">
        <w:rPr>
          <w:sz w:val="20"/>
          <w:szCs w:val="20"/>
        </w:rPr>
        <w:t>, além de não ter custo adicional com hardware, pois não precisa de volante, pedais e outros equipamentos. De acordo com Buzzi (2018) o aplicativo também considera a vida do automóvel e da gasolina e caso elas zerem, o usuário perde o jogo.</w:t>
      </w:r>
    </w:p>
    <w:p w14:paraId="4CEE3075" w14:textId="6781C6D9" w:rsidR="00980C0E" w:rsidRDefault="00D7034F" w:rsidP="00B44831">
      <w:pPr>
        <w:pStyle w:val="TF-FONTE"/>
        <w:ind w:firstLine="709"/>
        <w:jc w:val="both"/>
        <w:rPr>
          <w:sz w:val="20"/>
        </w:rPr>
      </w:pPr>
      <w:r w:rsidRPr="00CF2196">
        <w:rPr>
          <w:sz w:val="20"/>
        </w:rPr>
        <w:t xml:space="preserve">O </w:t>
      </w:r>
      <w:r w:rsidR="00182FD9">
        <w:rPr>
          <w:sz w:val="20"/>
        </w:rPr>
        <w:t>projeto</w:t>
      </w:r>
      <w:r w:rsidRPr="00CF2196">
        <w:rPr>
          <w:sz w:val="20"/>
        </w:rPr>
        <w:t xml:space="preserve"> da </w:t>
      </w:r>
      <w:r w:rsidR="00182FD9">
        <w:rPr>
          <w:sz w:val="20"/>
        </w:rPr>
        <w:t xml:space="preserve">Alvez </w:t>
      </w:r>
      <w:r w:rsidR="00980C0E">
        <w:rPr>
          <w:sz w:val="20"/>
        </w:rPr>
        <w:t>(2014)</w:t>
      </w:r>
      <w:r w:rsidRPr="00CF2196">
        <w:rPr>
          <w:sz w:val="20"/>
        </w:rPr>
        <w:t xml:space="preserve"> busca testar e ver qual a diferença de um simulador de baixo custo para um de médio custo, utilizando uma forma de comando através de um hardware, onde </w:t>
      </w:r>
      <w:r w:rsidR="00182FD9">
        <w:rPr>
          <w:sz w:val="20"/>
        </w:rPr>
        <w:t xml:space="preserve">Alvez (2014) </w:t>
      </w:r>
      <w:r w:rsidRPr="00CF2196">
        <w:rPr>
          <w:sz w:val="20"/>
        </w:rPr>
        <w:t>utiliz</w:t>
      </w:r>
      <w:r w:rsidR="00182FD9">
        <w:rPr>
          <w:sz w:val="20"/>
        </w:rPr>
        <w:t>a</w:t>
      </w:r>
      <w:r w:rsidRPr="00CF2196">
        <w:rPr>
          <w:sz w:val="20"/>
        </w:rPr>
        <w:t xml:space="preserve"> um volante</w:t>
      </w:r>
      <w:r w:rsidR="00182FD9">
        <w:rPr>
          <w:sz w:val="20"/>
        </w:rPr>
        <w:t>,</w:t>
      </w:r>
      <w:r w:rsidRPr="00CF2196">
        <w:rPr>
          <w:sz w:val="20"/>
        </w:rPr>
        <w:t xml:space="preserve"> e até um protótipo de um carro real no simulador de médio custo</w:t>
      </w:r>
      <w:r w:rsidR="00CF2196">
        <w:rPr>
          <w:sz w:val="20"/>
        </w:rPr>
        <w:t xml:space="preserve"> e </w:t>
      </w:r>
      <w:r w:rsidR="00182FD9">
        <w:rPr>
          <w:sz w:val="20"/>
        </w:rPr>
        <w:t xml:space="preserve">visto </w:t>
      </w:r>
      <w:r w:rsidR="00CF2196">
        <w:rPr>
          <w:sz w:val="20"/>
        </w:rPr>
        <w:t xml:space="preserve">que um </w:t>
      </w:r>
      <w:r w:rsidR="00182FD9">
        <w:rPr>
          <w:sz w:val="20"/>
        </w:rPr>
        <w:t xml:space="preserve">aplicativo </w:t>
      </w:r>
      <w:r w:rsidR="00CF2196">
        <w:rPr>
          <w:sz w:val="20"/>
        </w:rPr>
        <w:t xml:space="preserve">com o uso de um volante teria um custo muito </w:t>
      </w:r>
      <w:r w:rsidR="00182FD9">
        <w:rPr>
          <w:sz w:val="20"/>
        </w:rPr>
        <w:t>alto, mesmo sendo um de baixo custo, que de acordo com a Alvez (2014) seria um G27, que já deixa o projeto muito mais caro.</w:t>
      </w:r>
    </w:p>
    <w:p w14:paraId="7AD9E5D4" w14:textId="403E47BA" w:rsidR="00CF2196" w:rsidRDefault="00CF2196" w:rsidP="00B44831">
      <w:pPr>
        <w:pStyle w:val="TF-FONTE"/>
        <w:ind w:firstLine="709"/>
        <w:jc w:val="both"/>
        <w:rPr>
          <w:sz w:val="20"/>
        </w:rPr>
      </w:pPr>
      <w:r>
        <w:rPr>
          <w:sz w:val="20"/>
        </w:rPr>
        <w:t>Já no trabalho do Yang et. Al</w:t>
      </w:r>
      <w:r w:rsidR="003E48C5">
        <w:rPr>
          <w:sz w:val="20"/>
        </w:rPr>
        <w:t xml:space="preserve"> </w:t>
      </w:r>
      <w:r w:rsidR="00980C0E">
        <w:rPr>
          <w:sz w:val="20"/>
        </w:rPr>
        <w:t>(2016)</w:t>
      </w:r>
      <w:r>
        <w:rPr>
          <w:sz w:val="20"/>
        </w:rPr>
        <w:t>, segue a mesma ideia de fazer um simulador utilizando um volante e pedais</w:t>
      </w:r>
      <w:r w:rsidR="00980C0E">
        <w:rPr>
          <w:sz w:val="20"/>
        </w:rPr>
        <w:t>. Apesar de todos os hardwares disponíveis, ainda</w:t>
      </w:r>
      <w:r>
        <w:rPr>
          <w:sz w:val="20"/>
        </w:rPr>
        <w:t xml:space="preserve"> aumentou a imersão, ao utilizar um</w:t>
      </w:r>
      <w:r w:rsidR="00D70DE6">
        <w:rPr>
          <w:sz w:val="20"/>
        </w:rPr>
        <w:t xml:space="preserve"> </w:t>
      </w:r>
      <w:r>
        <w:rPr>
          <w:sz w:val="20"/>
        </w:rPr>
        <w:t xml:space="preserve">Xtion, onde a mesma </w:t>
      </w:r>
      <w:r>
        <w:rPr>
          <w:sz w:val="20"/>
        </w:rPr>
        <w:lastRenderedPageBreak/>
        <w:t>capta os movimentos da cabeça do condutor.</w:t>
      </w:r>
      <w:r w:rsidR="00980C0E">
        <w:rPr>
          <w:sz w:val="20"/>
        </w:rPr>
        <w:t xml:space="preserve"> Tanto o trabalho de Yang et al</w:t>
      </w:r>
      <w:r w:rsidR="00BE51C0">
        <w:rPr>
          <w:sz w:val="20"/>
        </w:rPr>
        <w:t xml:space="preserve"> </w:t>
      </w:r>
      <w:r w:rsidR="00980C0E">
        <w:rPr>
          <w:sz w:val="20"/>
        </w:rPr>
        <w:t>(2016), quanto de patrícia acabam deixando um pouco de lado a parte de acessibilidade ao trazer o volante físico, pois aumenta o custo a operação, já Thiago</w:t>
      </w:r>
      <w:r w:rsidR="00BE51C0">
        <w:rPr>
          <w:sz w:val="20"/>
        </w:rPr>
        <w:t xml:space="preserve"> </w:t>
      </w:r>
      <w:r w:rsidR="00980C0E">
        <w:rPr>
          <w:sz w:val="20"/>
        </w:rPr>
        <w:t>(2018) opta por um ambiente totalmente virtual.</w:t>
      </w:r>
    </w:p>
    <w:p w14:paraId="2A87E917" w14:textId="4154EA09" w:rsidR="00BF4A50" w:rsidRDefault="00BF4A50" w:rsidP="00B44831">
      <w:pPr>
        <w:pStyle w:val="TF-TEXTO"/>
      </w:pPr>
      <w:r w:rsidRPr="002E18F5">
        <w:t xml:space="preserve">Um grande diferencial do aplicativo </w:t>
      </w:r>
      <w:r w:rsidR="003E48C5">
        <w:t xml:space="preserve">do projeto do Buzzi (2018) </w:t>
      </w:r>
      <w:r w:rsidRPr="002E18F5">
        <w:t>para o</w:t>
      </w:r>
      <w:r w:rsidR="003E48C5">
        <w:t>s simuladores da Alves (2014) e do Yang et. Al</w:t>
      </w:r>
      <w:r w:rsidRPr="002E18F5">
        <w:t xml:space="preserve"> é seu custo</w:t>
      </w:r>
      <w:r w:rsidR="00980C0E">
        <w:t>.</w:t>
      </w:r>
      <w:r w:rsidRPr="002E18F5">
        <w:t xml:space="preserve"> </w:t>
      </w:r>
      <w:r w:rsidR="00136700">
        <w:t>Enquanto para fazer o uso do simulador precisamos de um hardware específico, podendo variar de volantes, sensores Xtion e até um protótipo de um carro real</w:t>
      </w:r>
      <w:r w:rsidR="003E48C5">
        <w:t>, que foi o caso da Alves (2014) em seu simulador de médio custo</w:t>
      </w:r>
      <w:r w:rsidR="00136700">
        <w:t>, que acabaram encarecendo e fazendo com que deixe de ser acessível ao público infantil. Já no caso do simulador será necessário um dispositivo Android que suporte o mesmo, sacrificando um pouco da imersão para assim atingir um publico maior.</w:t>
      </w:r>
    </w:p>
    <w:p w14:paraId="20480FF0" w14:textId="77777777" w:rsidR="009F3EE1" w:rsidRDefault="009F3EE1" w:rsidP="004D7B6E">
      <w:pPr>
        <w:pStyle w:val="Ttulo2"/>
        <w:keepNext w:val="0"/>
        <w:keepLines w:val="0"/>
        <w:ind w:firstLine="709"/>
      </w:pPr>
      <w:r>
        <w:t>Requisitos principais do problema a ser trabalhado</w:t>
      </w:r>
    </w:p>
    <w:bookmarkEnd w:id="108"/>
    <w:bookmarkEnd w:id="109"/>
    <w:bookmarkEnd w:id="110"/>
    <w:bookmarkEnd w:id="111"/>
    <w:bookmarkEnd w:id="112"/>
    <w:bookmarkEnd w:id="113"/>
    <w:bookmarkEnd w:id="114"/>
    <w:p w14:paraId="558593DB" w14:textId="412B737A" w:rsidR="002E18F5" w:rsidRDefault="00C9584A" w:rsidP="002E18F5">
      <w:pPr>
        <w:pStyle w:val="TF-TEXTO"/>
      </w:pPr>
      <w:r>
        <w:t>A ferramenta a ser desenvolvida deverá:</w:t>
      </w:r>
    </w:p>
    <w:p w14:paraId="6EAC9CB0" w14:textId="5E46CDF7" w:rsidR="003A48D2" w:rsidRDefault="003A48D2" w:rsidP="003A48D2">
      <w:pPr>
        <w:pStyle w:val="TF-ALNEA"/>
        <w:ind w:left="709"/>
      </w:pPr>
    </w:p>
    <w:p w14:paraId="2453AA4E" w14:textId="1FCB4D57" w:rsidR="003A48D2" w:rsidRDefault="003A48D2" w:rsidP="003A48D2">
      <w:pPr>
        <w:pStyle w:val="TF-ALNEA"/>
        <w:numPr>
          <w:ilvl w:val="0"/>
          <w:numId w:val="22"/>
        </w:numPr>
      </w:pPr>
      <w:r w:rsidRPr="003A48D2">
        <w:t>Permitir o usuário colocar e tirar o cinto</w:t>
      </w:r>
      <w:r w:rsidR="00C9584A">
        <w:t xml:space="preserve"> (Requisito Funcional - RF);</w:t>
      </w:r>
    </w:p>
    <w:p w14:paraId="76444DA5" w14:textId="5562D45A" w:rsidR="003A48D2" w:rsidRDefault="003A48D2" w:rsidP="00C9584A">
      <w:pPr>
        <w:pStyle w:val="TF-ALNEA"/>
        <w:numPr>
          <w:ilvl w:val="0"/>
          <w:numId w:val="22"/>
        </w:numPr>
      </w:pPr>
      <w:r w:rsidRPr="003A48D2">
        <w:t>Permitir o usuário a pilotar o carro livremente pela rua</w:t>
      </w:r>
      <w:r w:rsidR="00C9584A">
        <w:t xml:space="preserve"> (RF);</w:t>
      </w:r>
    </w:p>
    <w:p w14:paraId="359222E3" w14:textId="4B79610D" w:rsidR="003A48D2" w:rsidRDefault="003A48D2" w:rsidP="003A48D2">
      <w:pPr>
        <w:pStyle w:val="TF-ALNEA"/>
        <w:numPr>
          <w:ilvl w:val="0"/>
          <w:numId w:val="22"/>
        </w:numPr>
      </w:pPr>
      <w:r w:rsidRPr="003A48D2">
        <w:t>Mostra mensagens avisando quando o usuário infringiu a alguma lei</w:t>
      </w:r>
      <w:r w:rsidR="00C9584A">
        <w:t xml:space="preserve"> (RF);</w:t>
      </w:r>
    </w:p>
    <w:p w14:paraId="4FB9B919" w14:textId="0A8D2032" w:rsidR="003A48D2" w:rsidRDefault="003A48D2" w:rsidP="003A48D2">
      <w:pPr>
        <w:pStyle w:val="TF-ALNEA"/>
        <w:numPr>
          <w:ilvl w:val="0"/>
          <w:numId w:val="22"/>
        </w:numPr>
      </w:pPr>
      <w:r w:rsidRPr="003A48D2">
        <w:t>Retorna uma relação de pontos para o usuário quando ele parar de jogar</w:t>
      </w:r>
      <w:r w:rsidR="00C9584A">
        <w:t xml:space="preserve"> (RF);</w:t>
      </w:r>
    </w:p>
    <w:p w14:paraId="60D816C5" w14:textId="6318C3ED" w:rsidR="003A48D2" w:rsidRDefault="003A48D2" w:rsidP="003A48D2">
      <w:pPr>
        <w:pStyle w:val="TF-ALNEA"/>
        <w:numPr>
          <w:ilvl w:val="0"/>
          <w:numId w:val="22"/>
        </w:numPr>
      </w:pPr>
      <w:r w:rsidRPr="003A48D2">
        <w:t>Diminui a barra de vida do automóvel conforme o usuário bate o carro</w:t>
      </w:r>
      <w:r w:rsidR="00C9584A">
        <w:t xml:space="preserve"> (RF);</w:t>
      </w:r>
    </w:p>
    <w:p w14:paraId="12D2CC8F" w14:textId="48101EB2" w:rsidR="003A48D2" w:rsidRDefault="003A48D2" w:rsidP="003A48D2">
      <w:pPr>
        <w:pStyle w:val="TF-ALNEA"/>
        <w:numPr>
          <w:ilvl w:val="0"/>
          <w:numId w:val="22"/>
        </w:numPr>
      </w:pPr>
      <w:r w:rsidRPr="003A48D2">
        <w:t>Permitir o usuário acelerar e frear o carro em pedais dispostos na tela</w:t>
      </w:r>
      <w:r w:rsidR="00C9584A">
        <w:t xml:space="preserve"> (RF);</w:t>
      </w:r>
    </w:p>
    <w:p w14:paraId="3BE75A25" w14:textId="21F364FF" w:rsidR="003A48D2" w:rsidRDefault="003A48D2" w:rsidP="003A48D2">
      <w:pPr>
        <w:pStyle w:val="TF-ALNEA"/>
        <w:numPr>
          <w:ilvl w:val="0"/>
          <w:numId w:val="22"/>
        </w:numPr>
      </w:pPr>
      <w:r w:rsidRPr="003A48D2">
        <w:t>Geração de que andem aleatoriamente na rua</w:t>
      </w:r>
      <w:r w:rsidR="00C9584A">
        <w:t xml:space="preserve"> (RF);</w:t>
      </w:r>
    </w:p>
    <w:p w14:paraId="4DBFD738" w14:textId="6CA2E6C0" w:rsidR="003A48D2" w:rsidRDefault="003A48D2" w:rsidP="003A48D2">
      <w:pPr>
        <w:pStyle w:val="TF-ALNEA"/>
        <w:numPr>
          <w:ilvl w:val="0"/>
          <w:numId w:val="22"/>
        </w:numPr>
      </w:pPr>
      <w:r w:rsidRPr="003A48D2">
        <w:t>Geração de pedestres que andem aleatoriamente na rua</w:t>
      </w:r>
      <w:r w:rsidR="00C9584A">
        <w:t xml:space="preserve"> (RF);</w:t>
      </w:r>
    </w:p>
    <w:p w14:paraId="185E659F" w14:textId="77777777" w:rsidR="00C9584A" w:rsidRDefault="003A48D2" w:rsidP="00C9584A">
      <w:pPr>
        <w:pStyle w:val="TF-ALNEA"/>
        <w:numPr>
          <w:ilvl w:val="0"/>
          <w:numId w:val="22"/>
        </w:numPr>
      </w:pPr>
      <w:r w:rsidRPr="003A48D2">
        <w:t>Disponibilizar postos funcionais que reabastecem a gasolina do usuário</w:t>
      </w:r>
      <w:r w:rsidR="00C9584A">
        <w:t xml:space="preserve"> (RF);</w:t>
      </w:r>
    </w:p>
    <w:p w14:paraId="3AE0D00C" w14:textId="4D738CE9" w:rsidR="00C9584A" w:rsidRDefault="003A48D2" w:rsidP="00C9584A">
      <w:pPr>
        <w:pStyle w:val="TF-ALNEA"/>
        <w:numPr>
          <w:ilvl w:val="0"/>
          <w:numId w:val="22"/>
        </w:numPr>
      </w:pPr>
      <w:r w:rsidRPr="003A48D2">
        <w:t>O sistema deve ser leve para roda em qualquer dispositivo Android a partir da versão 10</w:t>
      </w:r>
      <w:r w:rsidR="00C9584A">
        <w:t xml:space="preserve"> (Requisito Não Funcional - </w:t>
      </w:r>
      <w:r w:rsidR="00C9584A" w:rsidRPr="003A48D2">
        <w:t>RNF</w:t>
      </w:r>
      <w:r w:rsidR="00C9584A">
        <w:t>);</w:t>
      </w:r>
    </w:p>
    <w:p w14:paraId="47132414" w14:textId="4EDE9E81" w:rsidR="003A48D2" w:rsidRDefault="003A48D2" w:rsidP="00C9584A">
      <w:pPr>
        <w:pStyle w:val="TF-ALNEA"/>
        <w:numPr>
          <w:ilvl w:val="0"/>
          <w:numId w:val="22"/>
        </w:numPr>
      </w:pPr>
      <w:r>
        <w:t>A interface do simulador deve ter de fácil acesso todos os botões de interação com o carro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);</w:t>
      </w:r>
    </w:p>
    <w:p w14:paraId="201DA3C1" w14:textId="77777777" w:rsidR="00C9584A" w:rsidRDefault="003A48D2" w:rsidP="00C9584A">
      <w:pPr>
        <w:pStyle w:val="TF-ALNEA"/>
        <w:numPr>
          <w:ilvl w:val="0"/>
          <w:numId w:val="22"/>
        </w:numPr>
      </w:pPr>
      <w:r>
        <w:t xml:space="preserve">Deve ter uma documentação com as leis vigentes no aplicativo </w:t>
      </w:r>
      <w:r w:rsidR="00C9584A">
        <w:t>(</w:t>
      </w:r>
      <w:r w:rsidR="00C9584A" w:rsidRPr="003A48D2">
        <w:t>RNF</w:t>
      </w:r>
      <w:r w:rsidR="00C9584A">
        <w:t>);</w:t>
      </w:r>
    </w:p>
    <w:p w14:paraId="2C1FD3F8" w14:textId="64F19C83" w:rsidR="00C9584A" w:rsidRDefault="003A48D2" w:rsidP="003E4903">
      <w:pPr>
        <w:pStyle w:val="TF-ALNEA"/>
        <w:numPr>
          <w:ilvl w:val="0"/>
          <w:numId w:val="22"/>
        </w:numPr>
      </w:pPr>
      <w:r>
        <w:t>Deve ser desenvolvido na plataforma Unity, com auxílio de linguagem de programação C#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</w:t>
      </w:r>
      <w:r w:rsidR="002D7D4A">
        <w:t>.</w:t>
      </w:r>
    </w:p>
    <w:p w14:paraId="3E6061EC" w14:textId="5C13AC0E" w:rsidR="004973E1" w:rsidRPr="004973E1" w:rsidRDefault="004973E1" w:rsidP="00C9584A">
      <w:pPr>
        <w:pStyle w:val="TF-ALNEA"/>
        <w:ind w:left="1106" w:hanging="397"/>
      </w:pPr>
    </w:p>
    <w:p w14:paraId="693E553B" w14:textId="77777777" w:rsidR="00451B94" w:rsidRPr="002E18F5" w:rsidRDefault="00451B94" w:rsidP="00956BF8">
      <w:pPr>
        <w:pStyle w:val="Ttulo2"/>
      </w:pPr>
      <w:r w:rsidRPr="002E18F5">
        <w:t>METODOLOGIA</w:t>
      </w:r>
    </w:p>
    <w:p w14:paraId="3CAB30B2" w14:textId="77777777" w:rsidR="00451B94" w:rsidRPr="002E18F5" w:rsidRDefault="00451B94" w:rsidP="00451B94">
      <w:pPr>
        <w:pStyle w:val="TF-TEXTO"/>
      </w:pPr>
      <w:r w:rsidRPr="002E18F5">
        <w:t>O trabalho será desenvolvido observando as seguintes etapas:</w:t>
      </w:r>
    </w:p>
    <w:p w14:paraId="05E913D1" w14:textId="6768CC7C" w:rsidR="0050470F" w:rsidRDefault="00CB2AF6" w:rsidP="00CB2AF6">
      <w:pPr>
        <w:pStyle w:val="TF-ALNEA"/>
        <w:numPr>
          <w:ilvl w:val="0"/>
          <w:numId w:val="10"/>
        </w:numPr>
      </w:pPr>
      <w:r>
        <w:t>levantamento de requisitos: buscar o que será utilizado e preparar o ambiente para começar o trabalho;</w:t>
      </w:r>
    </w:p>
    <w:p w14:paraId="468645B8" w14:textId="6324D766" w:rsidR="005F3CE5" w:rsidRDefault="00422681" w:rsidP="005F3CE5">
      <w:pPr>
        <w:pStyle w:val="TF-ALNEA"/>
        <w:numPr>
          <w:ilvl w:val="0"/>
          <w:numId w:val="10"/>
        </w:numPr>
      </w:pPr>
      <w:r>
        <w:t>p</w:t>
      </w:r>
      <w:r w:rsidR="005F3CE5">
        <w:t>lanejar o mapa</w:t>
      </w:r>
      <w:r w:rsidR="00CB2AF6">
        <w:t xml:space="preserve"> 3D</w:t>
      </w:r>
      <w:r w:rsidR="005F3CE5">
        <w:t xml:space="preserve">: </w:t>
      </w:r>
      <w:r>
        <w:t>p</w:t>
      </w:r>
      <w:r w:rsidR="005F3CE5">
        <w:t>ensar e planejar o mapa que será utilizado</w:t>
      </w:r>
      <w:r w:rsidR="002D7D4A">
        <w:t>;</w:t>
      </w:r>
    </w:p>
    <w:p w14:paraId="28191079" w14:textId="6ECEE21F" w:rsidR="005F3CE5" w:rsidRDefault="00422681" w:rsidP="005F3CE5">
      <w:pPr>
        <w:pStyle w:val="TF-ALNEA"/>
        <w:numPr>
          <w:ilvl w:val="0"/>
          <w:numId w:val="10"/>
        </w:numPr>
      </w:pPr>
      <w:r>
        <w:t>s</w:t>
      </w:r>
      <w:r w:rsidR="005F3CE5">
        <w:t xml:space="preserve">elecionar as leis utilizadas: </w:t>
      </w:r>
      <w:r>
        <w:t>s</w:t>
      </w:r>
      <w:r w:rsidR="005F3CE5">
        <w:t>eparar as leis que serão aplicadas no projeto</w:t>
      </w:r>
      <w:r w:rsidR="002D7D4A">
        <w:t>;</w:t>
      </w:r>
    </w:p>
    <w:p w14:paraId="2389B657" w14:textId="735EBE7B" w:rsidR="0050470F" w:rsidRDefault="00422681" w:rsidP="00FB07B7">
      <w:pPr>
        <w:pStyle w:val="TF-ALNEA"/>
        <w:numPr>
          <w:ilvl w:val="0"/>
          <w:numId w:val="10"/>
        </w:numPr>
      </w:pPr>
      <w:r>
        <w:t>i</w:t>
      </w:r>
      <w:r w:rsidR="0050470F">
        <w:t xml:space="preserve">mplementar o </w:t>
      </w:r>
      <w:r w:rsidR="00CB2AF6">
        <w:t>código</w:t>
      </w:r>
      <w:r w:rsidR="0050470F">
        <w:t xml:space="preserve">: </w:t>
      </w:r>
      <w:r>
        <w:t>c</w:t>
      </w:r>
      <w:r w:rsidR="0050470F">
        <w:t>om os estudos realizados, implementar o sof</w:t>
      </w:r>
      <w:r w:rsidR="005F3CE5">
        <w:t>t</w:t>
      </w:r>
      <w:r w:rsidR="0050470F">
        <w:t>ware</w:t>
      </w:r>
      <w:r w:rsidR="002D7D4A">
        <w:t>;</w:t>
      </w:r>
    </w:p>
    <w:p w14:paraId="462E8CF8" w14:textId="6A563CF2" w:rsidR="0050470F" w:rsidRDefault="00422681" w:rsidP="00FB07B7">
      <w:pPr>
        <w:pStyle w:val="TF-ALNEA"/>
        <w:numPr>
          <w:ilvl w:val="0"/>
          <w:numId w:val="10"/>
        </w:numPr>
      </w:pPr>
      <w:r>
        <w:t>i</w:t>
      </w:r>
      <w:r w:rsidR="0050470F">
        <w:t xml:space="preserve">mplementar o Ambiente 3D: </w:t>
      </w:r>
      <w:r>
        <w:t>j</w:t>
      </w:r>
      <w:r w:rsidR="0050470F">
        <w:t xml:space="preserve">á com </w:t>
      </w:r>
      <w:r w:rsidR="001D1B9C">
        <w:t>o mapa feito, reproduzi-lo no Unity</w:t>
      </w:r>
      <w:r w:rsidR="002D7D4A">
        <w:t>;</w:t>
      </w:r>
    </w:p>
    <w:p w14:paraId="6609A0DA" w14:textId="0178CB5E" w:rsidR="00CB2AF6" w:rsidRDefault="00422681" w:rsidP="00CB2AF6">
      <w:pPr>
        <w:pStyle w:val="TF-ALNEA"/>
        <w:numPr>
          <w:ilvl w:val="0"/>
          <w:numId w:val="10"/>
        </w:numPr>
      </w:pPr>
      <w:r>
        <w:t>T</w:t>
      </w:r>
      <w:r w:rsidR="0050470F">
        <w:t>estes:</w:t>
      </w:r>
      <w:r w:rsidR="001D1B9C">
        <w:t xml:space="preserve"> </w:t>
      </w:r>
      <w:r>
        <w:t>re</w:t>
      </w:r>
      <w:r w:rsidR="001D1B9C">
        <w:t>alizar tanto o teste de qualidade quanto de aceitação do usuário</w:t>
      </w:r>
      <w:r w:rsidR="00CB2AF6">
        <w:t>;</w:t>
      </w:r>
    </w:p>
    <w:p w14:paraId="25720462" w14:textId="3DB63FD0" w:rsidR="00CB2AF6" w:rsidRDefault="00CB2AF6" w:rsidP="00CB2AF6">
      <w:pPr>
        <w:pStyle w:val="TF-ALNEA"/>
        <w:numPr>
          <w:ilvl w:val="0"/>
          <w:numId w:val="10"/>
        </w:numPr>
      </w:pPr>
      <w:r>
        <w:t>Avaliar a satisfação: Avaliado o aplicativo com professores e aluno.</w:t>
      </w:r>
    </w:p>
    <w:p w14:paraId="01558F06" w14:textId="7112BC04" w:rsidR="00451B94" w:rsidRPr="002E18F5" w:rsidRDefault="00451B94" w:rsidP="00451B94">
      <w:pPr>
        <w:pStyle w:val="TF-TEXTO"/>
      </w:pPr>
      <w:r w:rsidRPr="002E18F5">
        <w:t xml:space="preserve">As etapas serão realizadas nos períodos relacionados no </w:t>
      </w:r>
      <w:r w:rsidR="0060060C" w:rsidRPr="002E18F5">
        <w:fldChar w:fldCharType="begin"/>
      </w:r>
      <w:r w:rsidR="0060060C" w:rsidRPr="002E18F5">
        <w:instrText xml:space="preserve"> REF _Ref98650273 \h </w:instrText>
      </w:r>
      <w:r w:rsidR="002E18F5">
        <w:instrText xml:space="preserve"> \* MERGEFORMAT </w:instrText>
      </w:r>
      <w:r w:rsidR="0060060C" w:rsidRPr="002E18F5">
        <w:fldChar w:fldCharType="separate"/>
      </w:r>
      <w:r w:rsidR="000E4493">
        <w:t xml:space="preserve">Quadro </w:t>
      </w:r>
      <w:r w:rsidR="000E4493">
        <w:rPr>
          <w:noProof/>
        </w:rPr>
        <w:t>1</w:t>
      </w:r>
      <w:r w:rsidR="0060060C" w:rsidRPr="002E18F5">
        <w:fldChar w:fldCharType="end"/>
      </w:r>
      <w:r w:rsidR="002E3DD7">
        <w:t>4</w:t>
      </w:r>
      <w:r w:rsidRPr="002E18F5">
        <w:t>.</w:t>
      </w:r>
    </w:p>
    <w:p w14:paraId="332F599A" w14:textId="46426459" w:rsidR="008570BA" w:rsidRPr="007E0D87" w:rsidRDefault="008570BA" w:rsidP="008570BA">
      <w:pPr>
        <w:pStyle w:val="TF-LEGENDA"/>
      </w:pPr>
      <w:bookmarkStart w:id="116" w:name="_Ref98650273"/>
      <w:r>
        <w:t xml:space="preserve">Quadro </w:t>
      </w:r>
      <w:fldSimple w:instr=" SEQ Quadro \* ARABIC ">
        <w:r w:rsidR="000E4493">
          <w:rPr>
            <w:noProof/>
          </w:rPr>
          <w:t>1</w:t>
        </w:r>
      </w:fldSimple>
      <w:bookmarkEnd w:id="116"/>
      <w:r w:rsidRPr="007E0D87">
        <w:t xml:space="preserve"> - Cronograma</w:t>
      </w:r>
    </w:p>
    <w:tbl>
      <w:tblPr>
        <w:tblW w:w="9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171"/>
        <w:gridCol w:w="273"/>
        <w:gridCol w:w="284"/>
        <w:gridCol w:w="284"/>
        <w:gridCol w:w="284"/>
        <w:gridCol w:w="284"/>
        <w:gridCol w:w="284"/>
        <w:gridCol w:w="284"/>
        <w:gridCol w:w="284"/>
        <w:gridCol w:w="284"/>
        <w:gridCol w:w="289"/>
      </w:tblGrid>
      <w:tr w:rsidR="008570BA" w:rsidRPr="007E0D87" w14:paraId="745170E8" w14:textId="77777777" w:rsidTr="00B90BFB">
        <w:trPr>
          <w:cantSplit/>
          <w:jc w:val="center"/>
        </w:trPr>
        <w:tc>
          <w:tcPr>
            <w:tcW w:w="61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</w:tcPr>
          <w:p w14:paraId="3A8D2689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283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</w:tcPr>
          <w:p w14:paraId="540C3B72" w14:textId="1365BAEF" w:rsidR="008570BA" w:rsidRPr="007E0D87" w:rsidRDefault="008570BA" w:rsidP="00B90BFB">
            <w:pPr>
              <w:pStyle w:val="TF-TEXTOQUADROCentralizado"/>
            </w:pPr>
            <w:r>
              <w:t>2024</w:t>
            </w:r>
          </w:p>
        </w:tc>
      </w:tr>
      <w:tr w:rsidR="008570BA" w:rsidRPr="007E0D87" w14:paraId="5B7943DD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  <w:bottom w:val="nil"/>
            </w:tcBorders>
            <w:shd w:val="clear" w:color="auto" w:fill="A6A6A6"/>
          </w:tcPr>
          <w:p w14:paraId="73657515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557" w:type="dxa"/>
            <w:gridSpan w:val="2"/>
            <w:shd w:val="clear" w:color="auto" w:fill="A6A6A6"/>
          </w:tcPr>
          <w:p w14:paraId="164989C3" w14:textId="0BA025AA" w:rsidR="008570BA" w:rsidRPr="007E0D87" w:rsidRDefault="008570BA" w:rsidP="008570BA">
            <w:pPr>
              <w:pStyle w:val="TF-TEXTOQUADROCentralizado"/>
            </w:pPr>
            <w:r>
              <w:t>Jan</w:t>
            </w:r>
            <w:r w:rsidRPr="007E0D87">
              <w:t>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1E36BD4E" w14:textId="2901DBD5" w:rsidR="008570BA" w:rsidRPr="007E0D87" w:rsidRDefault="008570BA" w:rsidP="00B90BFB">
            <w:pPr>
              <w:pStyle w:val="TF-TEXTOQUADROCentralizado"/>
            </w:pPr>
            <w:r>
              <w:t>Fev.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5092D68" w14:textId="3F598219" w:rsidR="008570BA" w:rsidRPr="007E0D87" w:rsidRDefault="008570BA" w:rsidP="00B90BFB">
            <w:pPr>
              <w:pStyle w:val="TF-TEXTOQUADROCentralizado"/>
            </w:pPr>
            <w:r>
              <w:t>Mar.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C1FC0FA" w14:textId="35E38662" w:rsidR="008570BA" w:rsidRPr="007E0D87" w:rsidRDefault="008570BA" w:rsidP="00B90BFB">
            <w:pPr>
              <w:pStyle w:val="TF-TEXTOQUADROCentralizado"/>
            </w:pPr>
            <w:r>
              <w:t>Abr.</w:t>
            </w:r>
          </w:p>
        </w:tc>
        <w:tc>
          <w:tcPr>
            <w:tcW w:w="573" w:type="dxa"/>
            <w:gridSpan w:val="2"/>
            <w:shd w:val="clear" w:color="auto" w:fill="A6A6A6"/>
          </w:tcPr>
          <w:p w14:paraId="293B1AA0" w14:textId="2D22695F" w:rsidR="008570BA" w:rsidRPr="007E0D87" w:rsidRDefault="008570BA" w:rsidP="00B90BFB">
            <w:pPr>
              <w:pStyle w:val="TF-TEXTOQUADROCentralizado"/>
            </w:pPr>
            <w:r>
              <w:t>Jun.</w:t>
            </w:r>
          </w:p>
        </w:tc>
      </w:tr>
      <w:tr w:rsidR="008570BA" w:rsidRPr="007E0D87" w14:paraId="4351AEC8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</w:tcBorders>
            <w:shd w:val="clear" w:color="auto" w:fill="A6A6A6"/>
          </w:tcPr>
          <w:p w14:paraId="562D6A06" w14:textId="77777777" w:rsidR="008570BA" w:rsidRPr="007E0D87" w:rsidRDefault="008570BA" w:rsidP="00B90BFB">
            <w:pPr>
              <w:pStyle w:val="TF-TEXTOQUADRO"/>
            </w:pPr>
            <w:r w:rsidRPr="007E0D87">
              <w:t>etapas / quinzenas</w:t>
            </w: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6A6A6"/>
          </w:tcPr>
          <w:p w14:paraId="274941DF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070CBBF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2454005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75B5CD4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91890A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1C4339E6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10EA4B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5F932DC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421062D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A6A6A6"/>
          </w:tcPr>
          <w:p w14:paraId="11F6C78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</w:tr>
      <w:tr w:rsidR="008570BA" w:rsidRPr="007E0D87" w14:paraId="0ED66FAB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2FAB0A98" w14:textId="544A85FB" w:rsidR="008570BA" w:rsidRPr="007E0D87" w:rsidRDefault="008570BA" w:rsidP="00B90BFB">
            <w:pPr>
              <w:pStyle w:val="TF-TEXTOQUADRO"/>
              <w:rPr>
                <w:bCs/>
              </w:rPr>
            </w:pPr>
            <w:r>
              <w:rPr>
                <w:bCs/>
              </w:rPr>
              <w:t>Levantamento de requisitos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FC23E3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D8908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42D63C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58E5B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97167F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EAE10F9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6CDFAA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71666A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16C3FF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60E01019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2AB8A8F4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5386ABC4" w14:textId="5B363FA6" w:rsidR="008570BA" w:rsidRPr="007E0D87" w:rsidRDefault="008570BA" w:rsidP="00B90BFB">
            <w:pPr>
              <w:pStyle w:val="TF-TEXTOQUADRO"/>
            </w:pPr>
            <w:r>
              <w:t>Planejar o Mapa 3D</w:t>
            </w: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078645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ADDA7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09A2A2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F49ACC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87768F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80308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76059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65218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683227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FCF31DC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551A852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9365EED" w14:textId="33A35C0D" w:rsidR="008570BA" w:rsidRPr="007E0D87" w:rsidRDefault="008570BA" w:rsidP="00B90BFB">
            <w:pPr>
              <w:pStyle w:val="TF-TEXTOQUADRO"/>
            </w:pPr>
            <w:r>
              <w:t>Implementar o ambiente 3D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5E46C1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1448F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40CB1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0BBAEC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B2E0E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E73DF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40399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4ED428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1ECAA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415141AF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1CD0F3F8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8B33227" w14:textId="0A1D4B35" w:rsidR="008570BA" w:rsidRPr="007E0D87" w:rsidRDefault="008570BA" w:rsidP="00B90BFB">
            <w:pPr>
              <w:pStyle w:val="TF-TEXTOQUADRO"/>
            </w:pPr>
            <w:r>
              <w:t>Selecionar as leis que estarão em vigor no aplicativo</w:t>
            </w:r>
          </w:p>
        </w:tc>
        <w:tc>
          <w:tcPr>
            <w:tcW w:w="273" w:type="dxa"/>
          </w:tcPr>
          <w:p w14:paraId="5D97A5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DC4A7C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C651F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6E71E5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227451E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77687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6F014C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35A8EF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42C07E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838F9B8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7E1D7778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717FDE32" w14:textId="66E049CF" w:rsidR="008570BA" w:rsidRDefault="008570BA" w:rsidP="00B90BFB">
            <w:pPr>
              <w:pStyle w:val="TF-TEXTOQUADRO"/>
            </w:pPr>
            <w:r>
              <w:t>Implementar o código</w:t>
            </w:r>
          </w:p>
        </w:tc>
        <w:tc>
          <w:tcPr>
            <w:tcW w:w="273" w:type="dxa"/>
          </w:tcPr>
          <w:p w14:paraId="517C06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E086F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44B9188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BEDD9D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3EC9EF4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EE6F0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4D257A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31CF602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A9C5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3B13B542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40B420D7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31DF634C" w14:textId="62C12707" w:rsidR="008570BA" w:rsidRDefault="008570BA" w:rsidP="00B90BFB">
            <w:pPr>
              <w:pStyle w:val="TF-TEXTOQUADRO"/>
            </w:pPr>
            <w:r>
              <w:t>Testes</w:t>
            </w:r>
          </w:p>
        </w:tc>
        <w:tc>
          <w:tcPr>
            <w:tcW w:w="273" w:type="dxa"/>
          </w:tcPr>
          <w:p w14:paraId="61F12A5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F1E2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99ACAE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267CEA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336E92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3F782E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964E3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6E6675F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BC81FD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shd w:val="clear" w:color="auto" w:fill="auto"/>
          </w:tcPr>
          <w:p w14:paraId="777AE51A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D79CFE6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  <w:bottom w:val="single" w:sz="4" w:space="0" w:color="auto"/>
            </w:tcBorders>
          </w:tcPr>
          <w:p w14:paraId="7636ADC8" w14:textId="16FF62E1" w:rsidR="008570BA" w:rsidRDefault="008570BA" w:rsidP="00B90BFB">
            <w:pPr>
              <w:pStyle w:val="TF-TEXTOQUADRO"/>
            </w:pPr>
            <w:r>
              <w:t xml:space="preserve">Avaliar </w:t>
            </w:r>
            <w:r w:rsidR="00CB2AF6">
              <w:t xml:space="preserve">a </w:t>
            </w:r>
            <w:r>
              <w:t>satisfaçã</w:t>
            </w:r>
            <w:r w:rsidR="00CB2AF6">
              <w:t>o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2AB5D7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070DA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A4491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393D2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0E33C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70E4D63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15FB116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5BD6E4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5E010F9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BF5DAE" w14:textId="77777777" w:rsidR="008570BA" w:rsidRPr="007E0D87" w:rsidRDefault="008570BA" w:rsidP="00B90BFB">
            <w:pPr>
              <w:pStyle w:val="TF-TEXTOQUADROCentralizado"/>
            </w:pPr>
          </w:p>
        </w:tc>
      </w:tr>
    </w:tbl>
    <w:p w14:paraId="172C28B2" w14:textId="77777777" w:rsidR="008570BA" w:rsidRDefault="008570BA" w:rsidP="008570BA">
      <w:pPr>
        <w:pStyle w:val="TF-FONTE"/>
      </w:pPr>
      <w:r>
        <w:t>Fonte: elaborado pelo autor.</w:t>
      </w:r>
    </w:p>
    <w:p w14:paraId="535DD2E9" w14:textId="77777777" w:rsidR="008570BA" w:rsidRDefault="008570BA" w:rsidP="008570BA">
      <w:pPr>
        <w:pStyle w:val="Ttulo1"/>
        <w:numPr>
          <w:ilvl w:val="0"/>
          <w:numId w:val="0"/>
        </w:numPr>
        <w:ind w:left="284"/>
      </w:pPr>
    </w:p>
    <w:p w14:paraId="7D9EEAE5" w14:textId="152F51B2" w:rsidR="00A307C7" w:rsidRDefault="0037046F" w:rsidP="00424AD5">
      <w:pPr>
        <w:pStyle w:val="Ttulo1"/>
      </w:pPr>
      <w:r w:rsidRPr="002E18F5">
        <w:t>REVISÃO BIBLIOGRÁFICA</w:t>
      </w:r>
    </w:p>
    <w:p w14:paraId="0E9926A3" w14:textId="6FEF04B5" w:rsidR="0037046F" w:rsidRDefault="003E4903" w:rsidP="003E4903">
      <w:pPr>
        <w:pStyle w:val="TF-TEXTO"/>
      </w:pPr>
      <w:r>
        <w:t>Este capítulo descreve brevemente sobre os assuntos que fundamentarão o estudo a ser realizado: Leis de Trânsito, Jogos de Simulação e Realidade Aumentada</w:t>
      </w:r>
      <w:r w:rsidR="000E0644">
        <w:t>.</w:t>
      </w:r>
    </w:p>
    <w:p w14:paraId="5DA4A690" w14:textId="7F28D506" w:rsidR="003E4903" w:rsidRPr="00031D06" w:rsidRDefault="00DE0169" w:rsidP="00DE0169">
      <w:pPr>
        <w:pStyle w:val="TF-TEXTO"/>
      </w:pPr>
      <w:r>
        <w:lastRenderedPageBreak/>
        <w:t>As leis de trânsito existem a muito tempo no Brasil. O primeiro Código Nacional de Trânsito Brasileiro foi instituído pelo Decreto Lei n. 2.994, em 28 de janeiro de 1941(Moleta, 2015) e desde então vem sofrendo alterações (Agência Senado, 2023).</w:t>
      </w:r>
      <w:r w:rsidR="003E4903">
        <w:t xml:space="preserve"> </w:t>
      </w:r>
      <w:r>
        <w:t xml:space="preserve"> A</w:t>
      </w:r>
      <w:r w:rsidR="003E4903">
        <w:t>tualmente “</w:t>
      </w:r>
      <w:r w:rsidR="003E4903" w:rsidRPr="00FD1A7F">
        <w:t>O trânsito brasileiro é regulamentado pela Lei 9.503/97 – Código de Trânsito Brasileiro – CTB, e pelas Resoluções complementares. Além do CTB e das Resoluções, os Estados complementam a legislação por meio de Portarias e Decretos. Os órgãos de trânsito municipais também têm autonomia para normatizar detalhes do trânsito, que não são os mesmos em todas as cidades, exigindo atenção por parte dos condutores.</w:t>
      </w:r>
      <w:r w:rsidR="003E4903">
        <w:t>”</w:t>
      </w:r>
      <w:r w:rsidR="00720871">
        <w:t xml:space="preserve"> (DETRAN).</w:t>
      </w:r>
    </w:p>
    <w:p w14:paraId="2EF05D01" w14:textId="017FD2E7" w:rsidR="003E4903" w:rsidRPr="002E18F5" w:rsidRDefault="003E4903" w:rsidP="003E4903">
      <w:pPr>
        <w:pStyle w:val="TF-TEXTO"/>
      </w:pPr>
      <w:bookmarkStart w:id="117" w:name="_Hlk147152629"/>
      <w:r>
        <w:t>De acordo com</w:t>
      </w:r>
      <w:r w:rsidR="00D70DE6">
        <w:t xml:space="preserve"> a Bruna Cardoso</w:t>
      </w:r>
      <w:r w:rsidR="00B21B90">
        <w:t xml:space="preserve"> (2023)</w:t>
      </w:r>
      <w:r>
        <w:t xml:space="preserve">, </w:t>
      </w:r>
      <w:r w:rsidR="00D70DE6">
        <w:t xml:space="preserve">escritora </w:t>
      </w:r>
      <w:r>
        <w:t xml:space="preserve">do site </w:t>
      </w:r>
      <w:r w:rsidR="00B21B90">
        <w:t>S</w:t>
      </w:r>
      <w:r>
        <w:t>eu</w:t>
      </w:r>
      <w:r w:rsidR="00B21B90">
        <w:t xml:space="preserve"> G</w:t>
      </w:r>
      <w:r>
        <w:t>ame “A principal caraterística dos jogos de simulação é a de simular atividades da vida real”, podendo ser algo mais complexo, como um jogo de simulador de avião ou até mesmo  algo mais simples</w:t>
      </w:r>
      <w:r w:rsidR="00B21B90">
        <w:t xml:space="preserve"> </w:t>
      </w:r>
      <w:r>
        <w:t>(e até sem utilidade), como um jogo de simulador de pedra. De acordo com o jornalista Danilo Souza</w:t>
      </w:r>
      <w:r w:rsidR="00B21B90">
        <w:t xml:space="preserve"> (2013)</w:t>
      </w:r>
      <w:r>
        <w:t>, colunista do jornal informativo da Universidade São Paulo (USP) Coruja informática o primeiro jogo de simulação foi feito em 1947, por Thomas T. Goldsmith Jr. E Estle Ray Mann e se tratava de algo simples, com alguns botões e simulava um míssil sendo lançado em um alvo, porém, hoje em dia já evoluímos muito e temos uma variedade enorme de simuladores disponíveis, dos mais simples aos mais complexos.</w:t>
      </w:r>
    </w:p>
    <w:bookmarkEnd w:id="117"/>
    <w:p w14:paraId="643A0748" w14:textId="2BDE43A7" w:rsidR="00D8358A" w:rsidRDefault="003E4903" w:rsidP="0037046F">
      <w:pPr>
        <w:pStyle w:val="TF-TEXTO"/>
      </w:pPr>
      <w:r>
        <w:t>De acordo com a o SErviço BRAsileiro de Apoio ás micro e pequenas Empresa (SEBRAE</w:t>
      </w:r>
      <w:r w:rsidR="00B21B90">
        <w:t>, 2023</w:t>
      </w:r>
      <w:r>
        <w:t>) a Realidade Aumentada (RA) “</w:t>
      </w:r>
      <w:r w:rsidRPr="00031D06">
        <w:t>mistura o virtual com o real, fazendo com que o usuário, por meio de dispositivos eletrônicos, perceba objetos virtuais no contexto real.</w:t>
      </w:r>
      <w:r>
        <w:t>”, e também de acordo com o SEBRAE o uso da RA já é presente em diversas áreas da tecnologia, abrangendo a parte do ensino de línguas, games, tours on-line, decoração de espaços e segmento de vendas.</w:t>
      </w:r>
    </w:p>
    <w:p w14:paraId="6577BEB9" w14:textId="77777777" w:rsidR="00FB4DF1" w:rsidRPr="002E18F5" w:rsidRDefault="00FB4DF1" w:rsidP="0037046F">
      <w:pPr>
        <w:pStyle w:val="TF-TEXTO"/>
      </w:pPr>
    </w:p>
    <w:p w14:paraId="4DFFFD89" w14:textId="38C97AC5" w:rsidR="005A10B7" w:rsidRDefault="00451B94" w:rsidP="00135943">
      <w:pPr>
        <w:pStyle w:val="TF-refernciasbibliogrficasTTULO"/>
        <w:rPr>
          <w:b w:val="0"/>
          <w:caps w:val="0"/>
        </w:rPr>
      </w:pPr>
      <w:bookmarkStart w:id="118" w:name="_Toc351015602"/>
      <w:bookmarkEnd w:id="101"/>
      <w:bookmarkEnd w:id="102"/>
      <w:bookmarkEnd w:id="103"/>
      <w:bookmarkEnd w:id="104"/>
      <w:bookmarkEnd w:id="105"/>
      <w:bookmarkEnd w:id="106"/>
      <w:bookmarkEnd w:id="107"/>
      <w:r w:rsidRPr="002E18F5">
        <w:t>Referências</w:t>
      </w:r>
      <w:bookmarkEnd w:id="118"/>
    </w:p>
    <w:p w14:paraId="20E6594D" w14:textId="4AD8E004" w:rsidR="00720871" w:rsidRDefault="00720871" w:rsidP="00135943">
      <w:pPr>
        <w:pStyle w:val="TF-refernciasITEM"/>
      </w:pPr>
      <w:r w:rsidRPr="00720871">
        <w:t xml:space="preserve">Agência Senado. </w:t>
      </w:r>
      <w:r w:rsidRPr="00720871">
        <w:rPr>
          <w:b/>
          <w:bCs/>
        </w:rPr>
        <w:t>Publicada lei com mudanças no Código de Trânsito Brasileiro.</w:t>
      </w:r>
      <w:r w:rsidRPr="00720871">
        <w:t xml:space="preserve"> SENADO NOTICIAS, 2023. Disnponível em: https://www12.senado.leg.br/noticias/materias/2023/06/20/publicada-lei-com-mudancas-no-codigo-de-transito-brasileiro Acesso em: 30 out. 2023</w:t>
      </w:r>
    </w:p>
    <w:p w14:paraId="5ECC488E" w14:textId="4F1CDA0F" w:rsidR="00135943" w:rsidRDefault="00174418" w:rsidP="00135943">
      <w:pPr>
        <w:pStyle w:val="TF-refernciasITEM"/>
      </w:pPr>
      <w:r>
        <w:t>ALVES</w:t>
      </w:r>
      <w:r w:rsidR="00135943">
        <w:t xml:space="preserve">, </w:t>
      </w:r>
      <w:r w:rsidR="00135943" w:rsidRPr="00CA59DB">
        <w:t>Patrícia Raquel de Jesus Araújo</w:t>
      </w:r>
      <w:r w:rsidR="00135943">
        <w:t xml:space="preserve">. </w:t>
      </w:r>
      <w:r w:rsidR="00135943" w:rsidRPr="00AB0292">
        <w:rPr>
          <w:b/>
          <w:bCs/>
        </w:rPr>
        <w:t>Validação de simuladores de condução low-cost baseados em jogos sérios usando Heads-Up Display: estudo de caso com simulação de dispositivos in-glass</w:t>
      </w:r>
      <w:r w:rsidR="00135943">
        <w:t>. REPOSITÓRIO ABERTO, 2014. Disponível em:</w:t>
      </w:r>
      <w:r w:rsidR="00135943" w:rsidRPr="00CA59DB">
        <w:t xml:space="preserve"> https://repositorio-aberto.up.pt/handle/10216/75196</w:t>
      </w:r>
      <w:r w:rsidR="00BE51C0">
        <w:t>.</w:t>
      </w:r>
      <w:r w:rsidR="00135943">
        <w:t xml:space="preserve"> Acesso em: 24 out. 2023</w:t>
      </w:r>
      <w:r w:rsidR="00CC4C3E">
        <w:t>.</w:t>
      </w:r>
    </w:p>
    <w:p w14:paraId="5E9CEDAD" w14:textId="7063662F" w:rsidR="00135943" w:rsidRDefault="00135943" w:rsidP="00135943">
      <w:pPr>
        <w:pStyle w:val="TF-refernciasITEM"/>
      </w:pPr>
      <w:r>
        <w:t>B</w:t>
      </w:r>
      <w:r w:rsidR="00174418">
        <w:t>UZZI</w:t>
      </w:r>
      <w:r>
        <w:t xml:space="preserve">, </w:t>
      </w:r>
      <w:r w:rsidRPr="00CA59DB">
        <w:t>Thiago Alberto</w:t>
      </w:r>
      <w:r>
        <w:t xml:space="preserve">. </w:t>
      </w:r>
      <w:r w:rsidRPr="00CA59DB">
        <w:rPr>
          <w:b/>
          <w:bCs/>
        </w:rPr>
        <w:t>TransitAR: conscientização sobre trânsito usando realidade aumentada.</w:t>
      </w:r>
      <w:r>
        <w:t xml:space="preserve"> FURB, 2018. Disponível em: </w:t>
      </w:r>
      <w:r w:rsidRPr="00CA59DB">
        <w:t>https://www.furb.br/dsc/tcc/index.php?cd=6&amp;tcc=1955</w:t>
      </w:r>
      <w:r w:rsidR="00576B6B">
        <w:t>.</w:t>
      </w:r>
      <w:r>
        <w:t xml:space="preserve"> Acesso em: 24 out. 2023</w:t>
      </w:r>
      <w:r w:rsidR="00CC4C3E">
        <w:t>.</w:t>
      </w:r>
    </w:p>
    <w:p w14:paraId="26DA5BB3" w14:textId="0ACCC767" w:rsidR="00135943" w:rsidRDefault="00174418" w:rsidP="00135943">
      <w:pPr>
        <w:pStyle w:val="TF-refernciasITEM"/>
      </w:pPr>
      <w:r>
        <w:t>CARDOSO</w:t>
      </w:r>
      <w:r w:rsidR="00135943">
        <w:t xml:space="preserve">, Bruna. </w:t>
      </w:r>
      <w:r w:rsidR="00135943" w:rsidRPr="00894089">
        <w:rPr>
          <w:b/>
          <w:bCs/>
        </w:rPr>
        <w:t>Jogos de simulação? O que são exatamente?</w:t>
      </w:r>
      <w:r w:rsidR="00135943">
        <w:rPr>
          <w:b/>
          <w:bCs/>
        </w:rPr>
        <w:t>.</w:t>
      </w:r>
      <w:r w:rsidR="00135943" w:rsidRPr="00894089">
        <w:t xml:space="preserve"> SEUGAME</w:t>
      </w:r>
      <w:r w:rsidR="00BE51C0">
        <w:t xml:space="preserve">. </w:t>
      </w:r>
      <w:r w:rsidR="00135943">
        <w:t xml:space="preserve">Disponível em: </w:t>
      </w:r>
      <w:r w:rsidR="00135943" w:rsidRPr="00AB0292">
        <w:t>https://seugame.com/o-que-sao-jogos-de-simulacao/</w:t>
      </w:r>
      <w:r w:rsidR="00BE51C0">
        <w:t>.</w:t>
      </w:r>
      <w:r w:rsidR="00135943">
        <w:t xml:space="preserve"> Acesso em: 24 out. 2023</w:t>
      </w:r>
      <w:r w:rsidR="00CC4C3E">
        <w:t>.</w:t>
      </w:r>
    </w:p>
    <w:p w14:paraId="2E72BDD1" w14:textId="17A407D2" w:rsidR="00135943" w:rsidRDefault="00135943" w:rsidP="00135943">
      <w:pPr>
        <w:pStyle w:val="TF-refernciasITEM"/>
      </w:pPr>
      <w:r>
        <w:t xml:space="preserve">Confederação Nacional de Municípios (CNM). </w:t>
      </w:r>
      <w:r w:rsidRPr="00D90713">
        <w:rPr>
          <w:b/>
          <w:bCs/>
        </w:rPr>
        <w:t>Contran torna obrigatório uso do simulador de direção</w:t>
      </w:r>
      <w:r>
        <w:t xml:space="preserve">. </w:t>
      </w:r>
      <w:r w:rsidRPr="00D90713">
        <w:t>CNM, 2015. Disponível em: https://www.cnm.org.br/comunicacao/noticias/contran-torna-obrigatorio-uso-do-simulador-de-direcao</w:t>
      </w:r>
      <w:r w:rsidR="00BE51C0">
        <w:t>.</w:t>
      </w:r>
      <w:r>
        <w:t xml:space="preserve"> Acesso em: 24 out. 2023</w:t>
      </w:r>
      <w:r w:rsidR="00CC4C3E">
        <w:t>.</w:t>
      </w:r>
    </w:p>
    <w:p w14:paraId="2FFF877C" w14:textId="2D545740" w:rsidR="003E7560" w:rsidRDefault="003E7560" w:rsidP="003E7560">
      <w:pPr>
        <w:pStyle w:val="TF-refernciasITEM"/>
      </w:pPr>
      <w:r>
        <w:t>D</w:t>
      </w:r>
      <w:r w:rsidRPr="00AB0292">
        <w:t>epartamento Estadual de Trânsito</w:t>
      </w:r>
      <w:r>
        <w:t xml:space="preserve"> (</w:t>
      </w:r>
      <w:r w:rsidRPr="00AB0292">
        <w:t>DETRAN</w:t>
      </w:r>
      <w:r>
        <w:t xml:space="preserve">). </w:t>
      </w:r>
      <w:r w:rsidRPr="00AB0292">
        <w:rPr>
          <w:b/>
          <w:bCs/>
        </w:rPr>
        <w:t>Legislação de Trânsito</w:t>
      </w:r>
      <w:r>
        <w:t xml:space="preserve">. DETRAN.RO, 2016. Disponível em: </w:t>
      </w:r>
      <w:r w:rsidRPr="00AB0292">
        <w:t>https://www.detran.ro.gov.br/institucional/legislacao-de-transito/</w:t>
      </w:r>
      <w:r w:rsidR="00BE51C0">
        <w:t>.</w:t>
      </w:r>
      <w:r>
        <w:t xml:space="preserve"> Acesso em: 24 out. 2023</w:t>
      </w:r>
      <w:r w:rsidR="00CC4C3E">
        <w:t>.</w:t>
      </w:r>
    </w:p>
    <w:p w14:paraId="266D0C79" w14:textId="0C80B0EB" w:rsidR="00ED1D3E" w:rsidRDefault="00ED1D3E" w:rsidP="003E7560">
      <w:pPr>
        <w:pStyle w:val="TF-refernciasITEM"/>
      </w:pPr>
      <w:r w:rsidRPr="00ED1D3E">
        <w:t>Departamento Estadual de Trânsito</w:t>
      </w:r>
      <w:r>
        <w:t xml:space="preserve"> (DETRAN</w:t>
      </w:r>
      <w:r w:rsidR="00445680">
        <w:t>)</w:t>
      </w:r>
      <w:r>
        <w:t xml:space="preserve">. </w:t>
      </w:r>
      <w:r w:rsidRPr="00ED1D3E">
        <w:rPr>
          <w:b/>
          <w:bCs/>
        </w:rPr>
        <w:t>Simulador de direção não é mais obrigatório e CNH fica R$ 377,60 mais barata no RS</w:t>
      </w:r>
      <w:r>
        <w:rPr>
          <w:b/>
          <w:bCs/>
        </w:rPr>
        <w:t xml:space="preserve">. </w:t>
      </w:r>
      <w:r w:rsidRPr="00ED1D3E">
        <w:t>DETRANRS, 2022. Disponível em:</w:t>
      </w:r>
      <w:r>
        <w:t xml:space="preserve"> </w:t>
      </w:r>
      <w:r w:rsidRPr="00ED1D3E">
        <w:t>https://www.detran.rs.gov.br/simulador-de-direcao-nao-e-mais-obrigatorio-e-cnh-fica-r-377-60-mais-barata-no-rs</w:t>
      </w:r>
      <w:r>
        <w:t xml:space="preserve">. </w:t>
      </w:r>
      <w:r w:rsidRPr="00ED1D3E">
        <w:t xml:space="preserve"> Acesso em: 29 out. 2023</w:t>
      </w:r>
    </w:p>
    <w:p w14:paraId="354D4F2A" w14:textId="1E7C9B08" w:rsidR="003E7560" w:rsidRDefault="00174418" w:rsidP="003E7560">
      <w:pPr>
        <w:pStyle w:val="TF-refernciasITEM"/>
      </w:pPr>
      <w:r>
        <w:t>GODRI</w:t>
      </w:r>
      <w:r w:rsidR="003E7560">
        <w:t xml:space="preserve">, Yane. </w:t>
      </w:r>
      <w:r w:rsidR="003E7560" w:rsidRPr="0056358B">
        <w:rPr>
          <w:b/>
          <w:bCs/>
        </w:rPr>
        <w:t>Entrevista sobre os simuladores tornado</w:t>
      </w:r>
      <w:r w:rsidR="009E65A2">
        <w:rPr>
          <w:b/>
          <w:bCs/>
        </w:rPr>
        <w:t>s</w:t>
      </w:r>
      <w:r w:rsidR="003E7560" w:rsidRPr="0056358B">
        <w:rPr>
          <w:b/>
          <w:bCs/>
        </w:rPr>
        <w:t xml:space="preserve"> obrigatórios em 2015</w:t>
      </w:r>
      <w:r>
        <w:rPr>
          <w:b/>
          <w:bCs/>
        </w:rPr>
        <w:t xml:space="preserve">. </w:t>
      </w:r>
      <w:r w:rsidRPr="00174418">
        <w:t>Entrevistadores:</w:t>
      </w:r>
      <w:r>
        <w:rPr>
          <w:b/>
          <w:bCs/>
        </w:rPr>
        <w:t xml:space="preserve"> </w:t>
      </w:r>
      <w:r w:rsidR="003E7560">
        <w:t xml:space="preserve">Gabriel </w:t>
      </w:r>
      <w:r w:rsidR="009E65A2">
        <w:t>Ossamu</w:t>
      </w:r>
      <w:r>
        <w:t xml:space="preserve">. Timbó. </w:t>
      </w:r>
      <w:r w:rsidR="003E7560">
        <w:t>2023.</w:t>
      </w:r>
      <w:r>
        <w:t xml:space="preserve"> Entrevista feita através de conversação – não publicada</w:t>
      </w:r>
      <w:r w:rsidR="00CC4C3E">
        <w:t>.</w:t>
      </w:r>
    </w:p>
    <w:p w14:paraId="6AF7C594" w14:textId="669E1449" w:rsidR="003E7560" w:rsidRDefault="00174418" w:rsidP="003E7560">
      <w:pPr>
        <w:pStyle w:val="TF-refernciasITEM"/>
      </w:pPr>
      <w:r>
        <w:t>GUILHERME</w:t>
      </w:r>
      <w:r w:rsidR="003E7560">
        <w:t xml:space="preserve">, Gabriel. </w:t>
      </w:r>
      <w:r w:rsidR="003E7560" w:rsidRPr="00D90713">
        <w:rPr>
          <w:b/>
          <w:bCs/>
        </w:rPr>
        <w:t>Saiba as cinco principais causas de ACIDENTES DE TRÂNSITO e como prevenir INCIDE</w:t>
      </w:r>
      <w:r>
        <w:rPr>
          <w:b/>
          <w:bCs/>
        </w:rPr>
        <w:t>/</w:t>
      </w:r>
      <w:r w:rsidR="003E7560" w:rsidRPr="00D90713">
        <w:rPr>
          <w:b/>
          <w:bCs/>
        </w:rPr>
        <w:t>NTES NAS ESTRADAS</w:t>
      </w:r>
      <w:r w:rsidR="003E7560">
        <w:rPr>
          <w:b/>
          <w:bCs/>
        </w:rPr>
        <w:t xml:space="preserve">. </w:t>
      </w:r>
      <w:r w:rsidR="003E7560" w:rsidRPr="00D90713">
        <w:t>UOL, 2023</w:t>
      </w:r>
      <w:r w:rsidR="003E7560">
        <w:t>. Disponível em:</w:t>
      </w:r>
      <w:r w:rsidR="003E7560" w:rsidRPr="00D90713">
        <w:t>https://jc.ne10.uol.com.br/colunas/mobilidade/2023/01/15163118-saiba-as-cinco-principais-causas-de-acidentes-de-transito-e-como-prevenir-incidentes-nas-estradas.html</w:t>
      </w:r>
      <w:r w:rsidR="00CC4C3E">
        <w:t>.</w:t>
      </w:r>
      <w:r w:rsidR="003E7560">
        <w:t xml:space="preserve"> Acesso em: 24 out. 2023</w:t>
      </w:r>
      <w:r w:rsidR="00CC4C3E">
        <w:t>.</w:t>
      </w:r>
    </w:p>
    <w:p w14:paraId="222C8BBE" w14:textId="1B1ADB7F" w:rsidR="00C61568" w:rsidRDefault="00C61568" w:rsidP="003E7560">
      <w:pPr>
        <w:pStyle w:val="TF-refernciasITEM"/>
      </w:pPr>
      <w:r>
        <w:t xml:space="preserve">ICFC. </w:t>
      </w:r>
      <w:r w:rsidRPr="00C61568">
        <w:rPr>
          <w:b/>
          <w:bCs/>
        </w:rPr>
        <w:t>Desafios dos alunos de autoescolas: os 5 maiores medos</w:t>
      </w:r>
      <w:r>
        <w:t xml:space="preserve">. ICFC, 2020. Disponível em: </w:t>
      </w:r>
      <w:r w:rsidRPr="00C61568">
        <w:t>https://icfc.com.br/planejamento-e-administracao/e-desafios-dos-alunos-de-autoescolas-os-5-maiores-medos/</w:t>
      </w:r>
      <w:r w:rsidR="00576B6B">
        <w:t>.</w:t>
      </w:r>
      <w:r>
        <w:t xml:space="preserve"> Acesso em: 29 out. 2023</w:t>
      </w:r>
      <w:r w:rsidR="00CC4C3E">
        <w:t>.</w:t>
      </w:r>
    </w:p>
    <w:p w14:paraId="35554398" w14:textId="28FC0481" w:rsidR="003E7560" w:rsidRPr="00DB567E" w:rsidRDefault="003E7560" w:rsidP="003E7560">
      <w:pPr>
        <w:pStyle w:val="TF-refernciasITEM"/>
        <w:rPr>
          <w:lang w:val="en-US"/>
        </w:rPr>
      </w:pPr>
      <w:r>
        <w:t>I</w:t>
      </w:r>
      <w:r w:rsidRPr="00317DF0">
        <w:t>nstituto Brasileiro de Geografia e Estatística</w:t>
      </w:r>
      <w:r>
        <w:t xml:space="preserve"> (IBGE). </w:t>
      </w:r>
      <w:r w:rsidRPr="00317DF0">
        <w:rPr>
          <w:b/>
          <w:bCs/>
        </w:rPr>
        <w:t>Frota de veículos</w:t>
      </w:r>
      <w:r>
        <w:t xml:space="preserve">. IBGE, 2022. Disponível em: </w:t>
      </w:r>
      <w:r w:rsidRPr="00317DF0">
        <w:t>https://cidades.ibge.gov.br/brasil/pesquisa/22/28120</w:t>
      </w:r>
      <w:r w:rsidR="00CC4C3E">
        <w:t>.</w:t>
      </w:r>
      <w:r>
        <w:t xml:space="preserve"> </w:t>
      </w:r>
      <w:r w:rsidRPr="00DB567E">
        <w:rPr>
          <w:lang w:val="en-US"/>
        </w:rPr>
        <w:t>Acesso em: 24 out. 2023</w:t>
      </w:r>
      <w:r w:rsidR="00CC4C3E" w:rsidRPr="00DB567E">
        <w:rPr>
          <w:lang w:val="en-US"/>
        </w:rPr>
        <w:t>.</w:t>
      </w:r>
    </w:p>
    <w:p w14:paraId="1C31A9C8" w14:textId="716F13E0" w:rsidR="00174418" w:rsidRPr="00AB0292" w:rsidRDefault="00174418" w:rsidP="00174418">
      <w:pPr>
        <w:pStyle w:val="TF-refernciasITEM"/>
      </w:pPr>
      <w:r>
        <w:rPr>
          <w:lang w:val="en-US"/>
        </w:rPr>
        <w:t>LEE</w:t>
      </w:r>
      <w:r w:rsidRPr="003E7560">
        <w:rPr>
          <w:lang w:val="en-US"/>
        </w:rPr>
        <w:t xml:space="preserve">, </w:t>
      </w:r>
      <w:r>
        <w:rPr>
          <w:lang w:val="en-US"/>
        </w:rPr>
        <w:t>Yang</w:t>
      </w:r>
      <w:r w:rsidRPr="003E7560">
        <w:rPr>
          <w:lang w:val="en-US"/>
        </w:rPr>
        <w:t xml:space="preserve"> et. </w:t>
      </w:r>
      <w:r w:rsidRPr="00AB0292">
        <w:rPr>
          <w:lang w:val="en-US"/>
        </w:rPr>
        <w:t xml:space="preserve">Al. </w:t>
      </w:r>
      <w:r w:rsidRPr="00AB0292">
        <w:rPr>
          <w:b/>
          <w:bCs/>
          <w:lang w:val="en-US"/>
        </w:rPr>
        <w:t>Unity 3D production and environmental perception vehicle simulation platform.</w:t>
      </w:r>
      <w:r>
        <w:rPr>
          <w:lang w:val="en-US"/>
        </w:rPr>
        <w:t xml:space="preserve"> </w:t>
      </w:r>
      <w:r w:rsidRPr="00AB0292">
        <w:t>IC</w:t>
      </w:r>
      <w:r>
        <w:t xml:space="preserve">AMSE, 2016. </w:t>
      </w:r>
      <w:r w:rsidRPr="00AB0292">
        <w:t xml:space="preserve"> Disponível em: https://ieeexplore.ieee.org/abstract/document/7840349</w:t>
      </w:r>
      <w:r w:rsidR="00CC4C3E">
        <w:t>.</w:t>
      </w:r>
      <w:r w:rsidRPr="00AB0292">
        <w:t xml:space="preserve"> Acesso em: 24 out. 2023</w:t>
      </w:r>
      <w:r w:rsidR="00CC4C3E">
        <w:t>.</w:t>
      </w:r>
    </w:p>
    <w:p w14:paraId="5E6B1E99" w14:textId="4D5A73C8" w:rsidR="003E7560" w:rsidRDefault="003E7560" w:rsidP="003E7560">
      <w:pPr>
        <w:pStyle w:val="TF-refernciasITEM"/>
      </w:pPr>
      <w:r>
        <w:lastRenderedPageBreak/>
        <w:t xml:space="preserve">LUDOSPRO. </w:t>
      </w:r>
      <w:r w:rsidRPr="00D261B7">
        <w:rPr>
          <w:b/>
          <w:bCs/>
        </w:rPr>
        <w:t>Gamificação: o que é e quais os benefícios na aprendizagem?.</w:t>
      </w:r>
      <w:r>
        <w:t xml:space="preserve"> LUDUSPRO, 2023. Disponível em: </w:t>
      </w:r>
      <w:r w:rsidRPr="00CA59DB">
        <w:t>https://www.ludospro.com.br/blog/o-que-e-gamificacao</w:t>
      </w:r>
      <w:r w:rsidR="00CC4C3E">
        <w:t>.</w:t>
      </w:r>
      <w:r>
        <w:t xml:space="preserve"> Acesso em: 24 out. 2023.</w:t>
      </w:r>
    </w:p>
    <w:p w14:paraId="5E5C756A" w14:textId="53BB47B8" w:rsidR="003E7560" w:rsidRDefault="00174418" w:rsidP="003E7560">
      <w:pPr>
        <w:pStyle w:val="TF-refernciasITEM"/>
      </w:pPr>
      <w:bookmarkStart w:id="119" w:name="_Hlk149070269"/>
      <w:r>
        <w:t>MACHADO</w:t>
      </w:r>
      <w:r w:rsidR="003E7560">
        <w:t xml:space="preserve">, Cunha et. al. </w:t>
      </w:r>
      <w:r w:rsidR="003E7560" w:rsidRPr="00317DF0">
        <w:rPr>
          <w:b/>
          <w:bCs/>
        </w:rPr>
        <w:t>USO DA REALIDADE AUMENTADA NO ENSINO DO TRÂNSITO</w:t>
      </w:r>
      <w:r w:rsidR="003E7560">
        <w:t>. DICAUFE, 2016. Disponível em: https://dicaufu.com.br/dica_sys/pdf/P15-%20USO%20DA%20REALIDADE%20AUMENTADA%20NO%20ENSINO%20DO%20TRANSITO.pdf</w:t>
      </w:r>
      <w:r w:rsidR="00CC4C3E">
        <w:t xml:space="preserve">. </w:t>
      </w:r>
      <w:r w:rsidR="003E7560">
        <w:t>Acesso em: 24 out. 2023</w:t>
      </w:r>
      <w:r w:rsidR="00CC4C3E">
        <w:t>.</w:t>
      </w:r>
    </w:p>
    <w:p w14:paraId="5164562F" w14:textId="253721EA" w:rsidR="00720871" w:rsidRDefault="00720871" w:rsidP="003E7560">
      <w:pPr>
        <w:pStyle w:val="TF-refernciasITEM"/>
      </w:pPr>
      <w:r w:rsidRPr="00720871">
        <w:t xml:space="preserve">MOLETA, Paulo. </w:t>
      </w:r>
      <w:r w:rsidRPr="00720871">
        <w:rPr>
          <w:b/>
          <w:bCs/>
        </w:rPr>
        <w:t>A origem do trânsito e do CTB.</w:t>
      </w:r>
      <w:r w:rsidRPr="00720871">
        <w:t xml:space="preserve"> JUSBRASIL, 2015. Disponível em: https://www.jusbrasil.com.br/artigos/a-origem-do-transito-e-do-ctb/206526711. Acesso em: 30 out. 2023</w:t>
      </w:r>
      <w:r>
        <w:t>.</w:t>
      </w:r>
    </w:p>
    <w:p w14:paraId="425469D6" w14:textId="42C1AD1C" w:rsidR="003E7560" w:rsidRPr="00D7034F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r>
        <w:t xml:space="preserve">(ONSV). </w:t>
      </w:r>
      <w:r w:rsidRPr="00317DF0">
        <w:rPr>
          <w:b/>
          <w:bCs/>
        </w:rPr>
        <w:t>BRASIL TEM AUMENTO DE MORTES NO TRÂNSITO EM 2021</w:t>
      </w:r>
      <w:r>
        <w:t xml:space="preserve">. ONSV, 2023. Acesso em: </w:t>
      </w:r>
      <w:r w:rsidRPr="00317DF0">
        <w:t>https://www.onsv.org.br/comunicacao/brasil-tem-aumento-de-mortes-no-transito-em-2021</w:t>
      </w:r>
      <w:r w:rsidR="00576B6B">
        <w:t>.</w:t>
      </w:r>
      <w:r>
        <w:t xml:space="preserve"> Acesso em: 24 out. 2023</w:t>
      </w:r>
      <w:r w:rsidR="00CC4C3E">
        <w:t>.</w:t>
      </w:r>
    </w:p>
    <w:p w14:paraId="52E78AC8" w14:textId="74F7B35D" w:rsidR="003E7560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r>
        <w:t xml:space="preserve">(ONSV). </w:t>
      </w:r>
      <w:r w:rsidRPr="00D261B7">
        <w:rPr>
          <w:b/>
          <w:bCs/>
        </w:rPr>
        <w:t>CRESCE O NÚMERO DE MORTES NO TRÂNSITO EM 2020.</w:t>
      </w:r>
      <w:r>
        <w:t xml:space="preserve"> ONSV, 2022. Disponível em: </w:t>
      </w:r>
      <w:r w:rsidRPr="00D90713">
        <w:t>https://www.onsv.org.br/comunicacao/materias/cresce-o-numero-de-mortes-no-transito-em-2020#:~:text=Os%20dados%2C%20compilados%20pelo%20OBSERVAT%C3%93RIO,de%20tr%C3%A2nsito%20foi%20de%2032.716.</w:t>
      </w:r>
      <w:r>
        <w:t xml:space="preserve"> Acesso em: 24 out. 2023</w:t>
      </w:r>
      <w:r w:rsidR="00CC4C3E">
        <w:t>.</w:t>
      </w:r>
    </w:p>
    <w:bookmarkEnd w:id="119"/>
    <w:p w14:paraId="302DC002" w14:textId="3218C7B3" w:rsidR="003E7560" w:rsidRDefault="00174418" w:rsidP="003E7560">
      <w:pPr>
        <w:pStyle w:val="TF-refernciasITEM"/>
      </w:pPr>
      <w:r>
        <w:t>PAULA</w:t>
      </w:r>
      <w:r w:rsidR="003E7560">
        <w:t xml:space="preserve">, Natália de. </w:t>
      </w:r>
      <w:r w:rsidR="003E7560" w:rsidRPr="00317DF0">
        <w:rPr>
          <w:b/>
          <w:bCs/>
        </w:rPr>
        <w:t>Como usar a realidade aumentada na educação e agregar benefícios ao processo de ensino-aprendizagem.</w:t>
      </w:r>
      <w:r w:rsidR="003E7560">
        <w:t xml:space="preserve"> RUBEUS, 2023. Disponível em: https://rubeus.com.br/blog/realidade-aumentada-na-educacao/</w:t>
      </w:r>
      <w:r w:rsidR="00CC4C3E">
        <w:t>.</w:t>
      </w:r>
      <w:r w:rsidR="003E7560">
        <w:t xml:space="preserve"> Acesso em: 24 out. 2023</w:t>
      </w:r>
      <w:r w:rsidR="00CC4C3E">
        <w:t>.</w:t>
      </w:r>
    </w:p>
    <w:p w14:paraId="661C2061" w14:textId="0E2811C3" w:rsidR="00D70DE6" w:rsidRDefault="00D70DE6" w:rsidP="003E7560">
      <w:pPr>
        <w:pStyle w:val="TF-refernciasITEM"/>
      </w:pPr>
      <w:r w:rsidRPr="00D70DE6">
        <w:t>Serviço Brasileiro de Apoio às Micro e Pequenas Empresas (</w:t>
      </w:r>
      <w:r>
        <w:t>SEBRAE</w:t>
      </w:r>
      <w:r w:rsidRPr="00D70DE6">
        <w:t>)</w:t>
      </w:r>
      <w:r>
        <w:t xml:space="preserve">.  </w:t>
      </w:r>
      <w:r w:rsidRPr="00D261B7">
        <w:rPr>
          <w:b/>
          <w:bCs/>
        </w:rPr>
        <w:t>O que é realidade aumentada e realidade virtual?</w:t>
      </w:r>
      <w:r w:rsidR="00D261B7">
        <w:rPr>
          <w:b/>
          <w:bCs/>
        </w:rPr>
        <w:t>.</w:t>
      </w:r>
      <w:r>
        <w:t xml:space="preserve"> SEBRAE, 2023. Disponível em: </w:t>
      </w:r>
      <w:r w:rsidRPr="00D70DE6">
        <w:t>https://sebrae.com.br/sites/PortalSebrae/artigos/o-que-e-realidade-aumentada-e-realidade-virtual,9da08ec38f685810VgnVCM100000d701210aRCRD</w:t>
      </w:r>
      <w:r w:rsidR="00CC4C3E">
        <w:t>.</w:t>
      </w:r>
      <w:r>
        <w:t xml:space="preserve"> Acesso em: 24 out. 2023</w:t>
      </w:r>
      <w:r w:rsidR="00CC4C3E">
        <w:t>.</w:t>
      </w:r>
    </w:p>
    <w:p w14:paraId="212935AD" w14:textId="1D8F15DA" w:rsidR="00774EED" w:rsidRDefault="00774EED" w:rsidP="00774EED">
      <w:pPr>
        <w:pStyle w:val="TF-refernciasITEM"/>
      </w:pPr>
      <w:r>
        <w:t xml:space="preserve">SOARES, Roberta. </w:t>
      </w:r>
      <w:r w:rsidRPr="00774EED">
        <w:rPr>
          <w:b/>
          <w:bCs/>
        </w:rPr>
        <w:t>Trânsito faz mal à saúde física e mental</w:t>
      </w:r>
      <w:r w:rsidRPr="005A10B7">
        <w:rPr>
          <w:b/>
          <w:bCs/>
        </w:rPr>
        <w:t>.</w:t>
      </w:r>
      <w:r>
        <w:t xml:space="preserve"> UOL 2022. Disponível em: https://jc.ne10.uol.com.br/colunas/mobilidade/2022/03/14962697-transito-faz-mal-a-saude-fisica-e-mental.html#:~:text=Perde%20tempo%20de%20lazer%2C%20de,Medicina%20do%20Tr%C3%A1fego%20(Ammetra). Ace</w:t>
      </w:r>
      <w:r w:rsidR="00CC4C3E">
        <w:t>s</w:t>
      </w:r>
      <w:r>
        <w:t>so em: 02 out. 2023.</w:t>
      </w:r>
    </w:p>
    <w:p w14:paraId="03A2694C" w14:textId="36C02012" w:rsidR="003E7560" w:rsidRPr="003B49E9" w:rsidRDefault="00174418" w:rsidP="003E7560">
      <w:pPr>
        <w:pStyle w:val="TF-refernciasITEM"/>
      </w:pPr>
      <w:r>
        <w:t>SOUZA</w:t>
      </w:r>
      <w:r w:rsidR="003E7560" w:rsidRPr="00894089">
        <w:t>, Danilo</w:t>
      </w:r>
      <w:r w:rsidR="003E7560">
        <w:rPr>
          <w:b/>
          <w:bCs/>
        </w:rPr>
        <w:t xml:space="preserve">. </w:t>
      </w:r>
      <w:r w:rsidR="003E7560" w:rsidRPr="00894089">
        <w:rPr>
          <w:b/>
          <w:bCs/>
        </w:rPr>
        <w:t>Jogos e simuladores na Campus Party</w:t>
      </w:r>
      <w:r w:rsidR="003E7560">
        <w:rPr>
          <w:b/>
          <w:bCs/>
        </w:rPr>
        <w:t xml:space="preserve">. </w:t>
      </w:r>
      <w:r w:rsidR="003E7560" w:rsidRPr="003E7560">
        <w:rPr>
          <w:b/>
          <w:bCs/>
        </w:rPr>
        <w:t xml:space="preserve">EACH, 2013. </w:t>
      </w:r>
      <w:r w:rsidR="003E7560" w:rsidRPr="00894089">
        <w:rPr>
          <w:b/>
          <w:bCs/>
        </w:rPr>
        <w:t xml:space="preserve">Disnível </w:t>
      </w:r>
      <w:r w:rsidR="003E7560">
        <w:rPr>
          <w:b/>
          <w:bCs/>
        </w:rPr>
        <w:t xml:space="preserve">em: </w:t>
      </w:r>
      <w:r w:rsidR="003E7560" w:rsidRPr="00894089">
        <w:t xml:space="preserve">http://www.each.usp.br/petsi/jornal/?p=539#:~:text=O%20primeiro%20jogo%20de%20simula%C3%A7%C3%A7%C3%A3o%20de%20realidade%20virtual%20foi%20criado%20em%201962%20por%20Ivan%20Sutherland#. </w:t>
      </w:r>
      <w:r w:rsidR="003E7560" w:rsidRPr="003B49E9">
        <w:t>Acesso em: 02 de outubro de 2023</w:t>
      </w:r>
      <w:r w:rsidR="00CC4C3E" w:rsidRPr="003B49E9">
        <w:t>.</w:t>
      </w:r>
    </w:p>
    <w:p w14:paraId="1D7F043C" w14:textId="77777777" w:rsidR="00135943" w:rsidRPr="00135943" w:rsidRDefault="00135943" w:rsidP="00135943">
      <w:pPr>
        <w:pStyle w:val="TF-refernciasITEM"/>
      </w:pPr>
    </w:p>
    <w:p w14:paraId="14907A15" w14:textId="77777777" w:rsidR="00CC753A" w:rsidRPr="00D7034F" w:rsidRDefault="00CC753A" w:rsidP="00CC753A">
      <w:pPr>
        <w:pStyle w:val="TF-refernciasITEM"/>
      </w:pPr>
    </w:p>
    <w:sectPr w:rsidR="00CC753A" w:rsidRPr="00D7034F" w:rsidSect="008A3072">
      <w:headerReference w:type="default" r:id="rId15"/>
      <w:footerReference w:type="even" r:id="rId16"/>
      <w:footerReference w:type="default" r:id="rId17"/>
      <w:headerReference w:type="first" r:id="rId18"/>
      <w:pgSz w:w="11901" w:h="16817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67130" w14:textId="77777777" w:rsidR="009024A8" w:rsidRDefault="009024A8">
      <w:r>
        <w:separator/>
      </w:r>
    </w:p>
  </w:endnote>
  <w:endnote w:type="continuationSeparator" w:id="0">
    <w:p w14:paraId="527430C1" w14:textId="77777777" w:rsidR="009024A8" w:rsidRDefault="00902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9D63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2033A4BA" w14:textId="77777777" w:rsidR="00347AC5" w:rsidRDefault="00347AC5" w:rsidP="00347AC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E1EB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576D15B" w14:textId="77777777" w:rsidR="00347AC5" w:rsidRDefault="00347AC5" w:rsidP="00347AC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766E5" w14:textId="77777777" w:rsidR="009024A8" w:rsidRDefault="009024A8">
      <w:r>
        <w:separator/>
      </w:r>
    </w:p>
  </w:footnote>
  <w:footnote w:type="continuationSeparator" w:id="0">
    <w:p w14:paraId="38EB077A" w14:textId="77777777" w:rsidR="009024A8" w:rsidRDefault="00902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620BB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3"/>
      <w:gridCol w:w="4744"/>
      <w:gridCol w:w="1139"/>
    </w:tblGrid>
    <w:tr w:rsidR="00320BFA" w14:paraId="4B437F11" w14:textId="77777777" w:rsidTr="006746CA">
      <w:tc>
        <w:tcPr>
          <w:tcW w:w="3227" w:type="dxa"/>
          <w:shd w:val="clear" w:color="auto" w:fill="auto"/>
        </w:tcPr>
        <w:p w14:paraId="3631B2AE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  <w:shd w:val="clear" w:color="auto" w:fill="auto"/>
        </w:tcPr>
        <w:p w14:paraId="2BA09B2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  <w:shd w:val="clear" w:color="auto" w:fill="auto"/>
        </w:tcPr>
        <w:p w14:paraId="4B6DB848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776E9201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ECEA816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71A2B03"/>
    <w:multiLevelType w:val="multilevel"/>
    <w:tmpl w:val="8A0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68A2"/>
    <w:multiLevelType w:val="multilevel"/>
    <w:tmpl w:val="FD88D4AA"/>
    <w:lvl w:ilvl="0">
      <w:start w:val="1"/>
      <w:numFmt w:val="lowerLetter"/>
      <w:lvlText w:val="%1)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47"/>
        </w:tabs>
        <w:ind w:left="1447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87"/>
        </w:tabs>
        <w:ind w:left="1787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69"/>
        </w:tabs>
        <w:ind w:left="1469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29"/>
        </w:tabs>
        <w:ind w:left="1829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89"/>
        </w:tabs>
        <w:ind w:left="2189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49"/>
        </w:tabs>
        <w:ind w:left="2549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909"/>
        </w:tabs>
        <w:ind w:left="2909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69"/>
        </w:tabs>
        <w:ind w:left="3269" w:hanging="360"/>
      </w:pPr>
      <w:rPr>
        <w:rFonts w:hint="default"/>
      </w:rPr>
    </w:lvl>
  </w:abstractNum>
  <w:abstractNum w:abstractNumId="4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 w15:restartNumberingAfterBreak="0">
    <w:nsid w:val="22FD7F84"/>
    <w:multiLevelType w:val="hybridMultilevel"/>
    <w:tmpl w:val="3D4276C6"/>
    <w:lvl w:ilvl="0" w:tplc="BA54D59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7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263762718">
    <w:abstractNumId w:val="0"/>
  </w:num>
  <w:num w:numId="2" w16cid:durableId="407583022">
    <w:abstractNumId w:val="3"/>
  </w:num>
  <w:num w:numId="3" w16cid:durableId="1620797825">
    <w:abstractNumId w:val="3"/>
  </w:num>
  <w:num w:numId="4" w16cid:durableId="1176723425">
    <w:abstractNumId w:val="1"/>
  </w:num>
  <w:num w:numId="5" w16cid:durableId="302581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43420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6854708">
    <w:abstractNumId w:val="3"/>
  </w:num>
  <w:num w:numId="8" w16cid:durableId="1489783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029060">
    <w:abstractNumId w:val="7"/>
  </w:num>
  <w:num w:numId="10" w16cid:durableId="250745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167486">
    <w:abstractNumId w:val="4"/>
  </w:num>
  <w:num w:numId="12" w16cid:durableId="1732073986">
    <w:abstractNumId w:val="6"/>
  </w:num>
  <w:num w:numId="13" w16cid:durableId="13899580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82224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1728551">
    <w:abstractNumId w:val="8"/>
  </w:num>
  <w:num w:numId="16" w16cid:durableId="670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3028683">
    <w:abstractNumId w:val="8"/>
  </w:num>
  <w:num w:numId="18" w16cid:durableId="21469215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1408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3554953">
    <w:abstractNumId w:val="2"/>
  </w:num>
  <w:num w:numId="21" w16cid:durableId="619609301">
    <w:abstractNumId w:val="5"/>
  </w:num>
  <w:num w:numId="22" w16cid:durableId="15989476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0631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lton Solano dos Reis">
    <w15:presenceInfo w15:providerId="AD" w15:userId="S::dalton@furb.br::6af4c44a-d9df-45de-a1b2-d9ee411f49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trackRevision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224C"/>
    <w:rsid w:val="00002A0E"/>
    <w:rsid w:val="00007509"/>
    <w:rsid w:val="00012922"/>
    <w:rsid w:val="0001575C"/>
    <w:rsid w:val="000179B5"/>
    <w:rsid w:val="00017B62"/>
    <w:rsid w:val="000204E7"/>
    <w:rsid w:val="00023FA0"/>
    <w:rsid w:val="0002602F"/>
    <w:rsid w:val="00030E4A"/>
    <w:rsid w:val="00031A27"/>
    <w:rsid w:val="00031D06"/>
    <w:rsid w:val="00031EE0"/>
    <w:rsid w:val="0004641A"/>
    <w:rsid w:val="00052A07"/>
    <w:rsid w:val="000533DA"/>
    <w:rsid w:val="0005457F"/>
    <w:rsid w:val="00055D58"/>
    <w:rsid w:val="000608E9"/>
    <w:rsid w:val="00061FEB"/>
    <w:rsid w:val="000667DF"/>
    <w:rsid w:val="0007209B"/>
    <w:rsid w:val="00075792"/>
    <w:rsid w:val="00080F9C"/>
    <w:rsid w:val="0008579A"/>
    <w:rsid w:val="0008625F"/>
    <w:rsid w:val="00086AA8"/>
    <w:rsid w:val="0008732D"/>
    <w:rsid w:val="00095E91"/>
    <w:rsid w:val="0009735C"/>
    <w:rsid w:val="000A104C"/>
    <w:rsid w:val="000A19DE"/>
    <w:rsid w:val="000A2F61"/>
    <w:rsid w:val="000A3EAB"/>
    <w:rsid w:val="000B12B2"/>
    <w:rsid w:val="000B3868"/>
    <w:rsid w:val="000C1926"/>
    <w:rsid w:val="000C1A18"/>
    <w:rsid w:val="000C648D"/>
    <w:rsid w:val="000D1294"/>
    <w:rsid w:val="000D6763"/>
    <w:rsid w:val="000D77C2"/>
    <w:rsid w:val="000E039E"/>
    <w:rsid w:val="000E0644"/>
    <w:rsid w:val="000E27F9"/>
    <w:rsid w:val="000E2B1E"/>
    <w:rsid w:val="000E311F"/>
    <w:rsid w:val="000E3A68"/>
    <w:rsid w:val="000E4493"/>
    <w:rsid w:val="000E6CE0"/>
    <w:rsid w:val="000F77E3"/>
    <w:rsid w:val="00100790"/>
    <w:rsid w:val="00107B02"/>
    <w:rsid w:val="0011363A"/>
    <w:rsid w:val="00113A3F"/>
    <w:rsid w:val="001164FE"/>
    <w:rsid w:val="00121714"/>
    <w:rsid w:val="00123ED8"/>
    <w:rsid w:val="00125084"/>
    <w:rsid w:val="00125277"/>
    <w:rsid w:val="00135943"/>
    <w:rsid w:val="00136700"/>
    <w:rsid w:val="001375F7"/>
    <w:rsid w:val="001476AF"/>
    <w:rsid w:val="001536AC"/>
    <w:rsid w:val="001554E9"/>
    <w:rsid w:val="00162BF1"/>
    <w:rsid w:val="00163CFB"/>
    <w:rsid w:val="0016560C"/>
    <w:rsid w:val="00174418"/>
    <w:rsid w:val="00182FD9"/>
    <w:rsid w:val="00186092"/>
    <w:rsid w:val="00193A97"/>
    <w:rsid w:val="001948BE"/>
    <w:rsid w:val="0019547B"/>
    <w:rsid w:val="00197B9D"/>
    <w:rsid w:val="001A12CE"/>
    <w:rsid w:val="001A6292"/>
    <w:rsid w:val="001A7511"/>
    <w:rsid w:val="001B2F1E"/>
    <w:rsid w:val="001B5F4F"/>
    <w:rsid w:val="001C33B0"/>
    <w:rsid w:val="001C57E6"/>
    <w:rsid w:val="001C5CBB"/>
    <w:rsid w:val="001D1B9C"/>
    <w:rsid w:val="001D465C"/>
    <w:rsid w:val="001D6234"/>
    <w:rsid w:val="001E646A"/>
    <w:rsid w:val="001E682E"/>
    <w:rsid w:val="001F007F"/>
    <w:rsid w:val="001F0D36"/>
    <w:rsid w:val="002003B9"/>
    <w:rsid w:val="00202F3F"/>
    <w:rsid w:val="002149E6"/>
    <w:rsid w:val="002203BF"/>
    <w:rsid w:val="00223B1C"/>
    <w:rsid w:val="00224BB2"/>
    <w:rsid w:val="00235240"/>
    <w:rsid w:val="002368FD"/>
    <w:rsid w:val="0024110F"/>
    <w:rsid w:val="002423AB"/>
    <w:rsid w:val="002440B0"/>
    <w:rsid w:val="002443CD"/>
    <w:rsid w:val="00252AC2"/>
    <w:rsid w:val="0025685C"/>
    <w:rsid w:val="002714D3"/>
    <w:rsid w:val="00276E8F"/>
    <w:rsid w:val="0027792D"/>
    <w:rsid w:val="00282723"/>
    <w:rsid w:val="00282788"/>
    <w:rsid w:val="0028617A"/>
    <w:rsid w:val="0029608A"/>
    <w:rsid w:val="002A6617"/>
    <w:rsid w:val="002A7E1B"/>
    <w:rsid w:val="002B0EDC"/>
    <w:rsid w:val="002B4718"/>
    <w:rsid w:val="002B754B"/>
    <w:rsid w:val="002C4CF7"/>
    <w:rsid w:val="002C5E40"/>
    <w:rsid w:val="002D7D4A"/>
    <w:rsid w:val="002E18F5"/>
    <w:rsid w:val="002E3DD7"/>
    <w:rsid w:val="002E6DD1"/>
    <w:rsid w:val="002F027E"/>
    <w:rsid w:val="002F6021"/>
    <w:rsid w:val="00312CEA"/>
    <w:rsid w:val="00320BFA"/>
    <w:rsid w:val="0032378D"/>
    <w:rsid w:val="003255B3"/>
    <w:rsid w:val="003323B0"/>
    <w:rsid w:val="00335048"/>
    <w:rsid w:val="00340AD0"/>
    <w:rsid w:val="00340B6D"/>
    <w:rsid w:val="00340C8E"/>
    <w:rsid w:val="00344540"/>
    <w:rsid w:val="00344FE6"/>
    <w:rsid w:val="00347AC5"/>
    <w:rsid w:val="003519A3"/>
    <w:rsid w:val="00362443"/>
    <w:rsid w:val="003650E7"/>
    <w:rsid w:val="0037046F"/>
    <w:rsid w:val="00377DA7"/>
    <w:rsid w:val="00381366"/>
    <w:rsid w:val="00383087"/>
    <w:rsid w:val="00386084"/>
    <w:rsid w:val="00396CCE"/>
    <w:rsid w:val="003A2B7D"/>
    <w:rsid w:val="003A48D2"/>
    <w:rsid w:val="003A4A75"/>
    <w:rsid w:val="003A5366"/>
    <w:rsid w:val="003B2EB4"/>
    <w:rsid w:val="003B49E9"/>
    <w:rsid w:val="003B647A"/>
    <w:rsid w:val="003C5262"/>
    <w:rsid w:val="003C589C"/>
    <w:rsid w:val="003D0E02"/>
    <w:rsid w:val="003D398C"/>
    <w:rsid w:val="003D473B"/>
    <w:rsid w:val="003D4B35"/>
    <w:rsid w:val="003E48C5"/>
    <w:rsid w:val="003E4903"/>
    <w:rsid w:val="003E4F19"/>
    <w:rsid w:val="003E7560"/>
    <w:rsid w:val="003F5F25"/>
    <w:rsid w:val="0040436D"/>
    <w:rsid w:val="00410543"/>
    <w:rsid w:val="004173CC"/>
    <w:rsid w:val="00421F2D"/>
    <w:rsid w:val="00422681"/>
    <w:rsid w:val="0042356B"/>
    <w:rsid w:val="0042420A"/>
    <w:rsid w:val="004243D2"/>
    <w:rsid w:val="00424610"/>
    <w:rsid w:val="00424AD5"/>
    <w:rsid w:val="00431C8E"/>
    <w:rsid w:val="00435424"/>
    <w:rsid w:val="0043678B"/>
    <w:rsid w:val="00445680"/>
    <w:rsid w:val="004463E8"/>
    <w:rsid w:val="00451B94"/>
    <w:rsid w:val="00455AED"/>
    <w:rsid w:val="004661F2"/>
    <w:rsid w:val="00470C41"/>
    <w:rsid w:val="0047690F"/>
    <w:rsid w:val="00476C78"/>
    <w:rsid w:val="00482174"/>
    <w:rsid w:val="0048576D"/>
    <w:rsid w:val="00493B1A"/>
    <w:rsid w:val="0049495C"/>
    <w:rsid w:val="00495E88"/>
    <w:rsid w:val="004973E1"/>
    <w:rsid w:val="00497EF6"/>
    <w:rsid w:val="004B2D54"/>
    <w:rsid w:val="004B42D8"/>
    <w:rsid w:val="004B6B8F"/>
    <w:rsid w:val="004B7511"/>
    <w:rsid w:val="004E23CE"/>
    <w:rsid w:val="004E516B"/>
    <w:rsid w:val="004F3C47"/>
    <w:rsid w:val="00500539"/>
    <w:rsid w:val="00503373"/>
    <w:rsid w:val="00503F3F"/>
    <w:rsid w:val="00504693"/>
    <w:rsid w:val="0050470F"/>
    <w:rsid w:val="005312EB"/>
    <w:rsid w:val="00536336"/>
    <w:rsid w:val="0054044B"/>
    <w:rsid w:val="00542ED7"/>
    <w:rsid w:val="00545DD6"/>
    <w:rsid w:val="00550D4A"/>
    <w:rsid w:val="0055294D"/>
    <w:rsid w:val="005577C2"/>
    <w:rsid w:val="00564A29"/>
    <w:rsid w:val="00564FBC"/>
    <w:rsid w:val="005705A9"/>
    <w:rsid w:val="00572864"/>
    <w:rsid w:val="00576B6B"/>
    <w:rsid w:val="00581BD6"/>
    <w:rsid w:val="0058482B"/>
    <w:rsid w:val="0058618A"/>
    <w:rsid w:val="00587002"/>
    <w:rsid w:val="00591611"/>
    <w:rsid w:val="00592556"/>
    <w:rsid w:val="00592BA8"/>
    <w:rsid w:val="005A10B7"/>
    <w:rsid w:val="005A362B"/>
    <w:rsid w:val="005A4952"/>
    <w:rsid w:val="005A4CE8"/>
    <w:rsid w:val="005B20A1"/>
    <w:rsid w:val="005B2478"/>
    <w:rsid w:val="005B2E12"/>
    <w:rsid w:val="005C03AF"/>
    <w:rsid w:val="005C21FC"/>
    <w:rsid w:val="005C285F"/>
    <w:rsid w:val="005C30AE"/>
    <w:rsid w:val="005C4A18"/>
    <w:rsid w:val="005E35F3"/>
    <w:rsid w:val="005E400D"/>
    <w:rsid w:val="005E698D"/>
    <w:rsid w:val="005F09F1"/>
    <w:rsid w:val="005F3CE5"/>
    <w:rsid w:val="005F430A"/>
    <w:rsid w:val="005F645A"/>
    <w:rsid w:val="005F7EDE"/>
    <w:rsid w:val="0060060C"/>
    <w:rsid w:val="006118D1"/>
    <w:rsid w:val="0061251F"/>
    <w:rsid w:val="00613B57"/>
    <w:rsid w:val="00620D93"/>
    <w:rsid w:val="0062386A"/>
    <w:rsid w:val="0062497C"/>
    <w:rsid w:val="0062576D"/>
    <w:rsid w:val="00625788"/>
    <w:rsid w:val="006305AA"/>
    <w:rsid w:val="0063277E"/>
    <w:rsid w:val="00635ECF"/>
    <w:rsid w:val="006364F4"/>
    <w:rsid w:val="00640352"/>
    <w:rsid w:val="006426D5"/>
    <w:rsid w:val="00642924"/>
    <w:rsid w:val="006466FF"/>
    <w:rsid w:val="00646A5F"/>
    <w:rsid w:val="006475C1"/>
    <w:rsid w:val="00656C00"/>
    <w:rsid w:val="00661967"/>
    <w:rsid w:val="00661F61"/>
    <w:rsid w:val="00671B49"/>
    <w:rsid w:val="00674155"/>
    <w:rsid w:val="006746CA"/>
    <w:rsid w:val="00684291"/>
    <w:rsid w:val="00685BEE"/>
    <w:rsid w:val="00695745"/>
    <w:rsid w:val="0069600B"/>
    <w:rsid w:val="006A0A1A"/>
    <w:rsid w:val="006A6460"/>
    <w:rsid w:val="006B0760"/>
    <w:rsid w:val="006B104E"/>
    <w:rsid w:val="006B5AEA"/>
    <w:rsid w:val="006B6099"/>
    <w:rsid w:val="006B6383"/>
    <w:rsid w:val="006B640D"/>
    <w:rsid w:val="006C2E41"/>
    <w:rsid w:val="006C61FA"/>
    <w:rsid w:val="006C7B8E"/>
    <w:rsid w:val="006D0896"/>
    <w:rsid w:val="006D2982"/>
    <w:rsid w:val="006E25D2"/>
    <w:rsid w:val="006E7FEA"/>
    <w:rsid w:val="006F48A1"/>
    <w:rsid w:val="0070115F"/>
    <w:rsid w:val="0070391A"/>
    <w:rsid w:val="00706486"/>
    <w:rsid w:val="00720871"/>
    <w:rsid w:val="007214E3"/>
    <w:rsid w:val="007222F7"/>
    <w:rsid w:val="00724679"/>
    <w:rsid w:val="00725368"/>
    <w:rsid w:val="007304F3"/>
    <w:rsid w:val="00730839"/>
    <w:rsid w:val="00730F60"/>
    <w:rsid w:val="00733FF9"/>
    <w:rsid w:val="00752038"/>
    <w:rsid w:val="007554DF"/>
    <w:rsid w:val="0075776D"/>
    <w:rsid w:val="007613FB"/>
    <w:rsid w:val="00761E34"/>
    <w:rsid w:val="007629B7"/>
    <w:rsid w:val="00770837"/>
    <w:rsid w:val="007722BF"/>
    <w:rsid w:val="00774EED"/>
    <w:rsid w:val="0077580B"/>
    <w:rsid w:val="00780A84"/>
    <w:rsid w:val="00781167"/>
    <w:rsid w:val="007854B3"/>
    <w:rsid w:val="00786A68"/>
    <w:rsid w:val="0078787D"/>
    <w:rsid w:val="00787FA8"/>
    <w:rsid w:val="007944F8"/>
    <w:rsid w:val="007973E3"/>
    <w:rsid w:val="007A1883"/>
    <w:rsid w:val="007C5709"/>
    <w:rsid w:val="007D0720"/>
    <w:rsid w:val="007D10F2"/>
    <w:rsid w:val="007D129E"/>
    <w:rsid w:val="007D207E"/>
    <w:rsid w:val="007D6DEC"/>
    <w:rsid w:val="007E1293"/>
    <w:rsid w:val="007E46A1"/>
    <w:rsid w:val="007E730D"/>
    <w:rsid w:val="007E7311"/>
    <w:rsid w:val="007E7546"/>
    <w:rsid w:val="007F20C0"/>
    <w:rsid w:val="007F38A6"/>
    <w:rsid w:val="007F403E"/>
    <w:rsid w:val="00802D0F"/>
    <w:rsid w:val="008072AC"/>
    <w:rsid w:val="00810CEA"/>
    <w:rsid w:val="0081358C"/>
    <w:rsid w:val="008233E5"/>
    <w:rsid w:val="0082420B"/>
    <w:rsid w:val="00833DE8"/>
    <w:rsid w:val="00833F47"/>
    <w:rsid w:val="008348C3"/>
    <w:rsid w:val="008373B4"/>
    <w:rsid w:val="008404C4"/>
    <w:rsid w:val="00847D37"/>
    <w:rsid w:val="0085001D"/>
    <w:rsid w:val="0085339D"/>
    <w:rsid w:val="008570BA"/>
    <w:rsid w:val="0086743F"/>
    <w:rsid w:val="00870802"/>
    <w:rsid w:val="00871A41"/>
    <w:rsid w:val="00886D76"/>
    <w:rsid w:val="00897019"/>
    <w:rsid w:val="008A3072"/>
    <w:rsid w:val="008A465D"/>
    <w:rsid w:val="008B0A07"/>
    <w:rsid w:val="008B781F"/>
    <w:rsid w:val="008C0069"/>
    <w:rsid w:val="008C1495"/>
    <w:rsid w:val="008C5E2A"/>
    <w:rsid w:val="008D4159"/>
    <w:rsid w:val="008D5522"/>
    <w:rsid w:val="008D69C5"/>
    <w:rsid w:val="008D7404"/>
    <w:rsid w:val="008E0F86"/>
    <w:rsid w:val="008E50D1"/>
    <w:rsid w:val="008F2DC1"/>
    <w:rsid w:val="008F70AD"/>
    <w:rsid w:val="008F7CE2"/>
    <w:rsid w:val="00900DB1"/>
    <w:rsid w:val="009022BF"/>
    <w:rsid w:val="009024A8"/>
    <w:rsid w:val="00911CD9"/>
    <w:rsid w:val="00912B71"/>
    <w:rsid w:val="00916DD8"/>
    <w:rsid w:val="009217F6"/>
    <w:rsid w:val="00921DA2"/>
    <w:rsid w:val="009261DE"/>
    <w:rsid w:val="00931632"/>
    <w:rsid w:val="00932C92"/>
    <w:rsid w:val="009342FB"/>
    <w:rsid w:val="00936719"/>
    <w:rsid w:val="009454E4"/>
    <w:rsid w:val="00946836"/>
    <w:rsid w:val="00956BF8"/>
    <w:rsid w:val="00961DE1"/>
    <w:rsid w:val="00962B01"/>
    <w:rsid w:val="0096683A"/>
    <w:rsid w:val="00967611"/>
    <w:rsid w:val="009750D7"/>
    <w:rsid w:val="00977E95"/>
    <w:rsid w:val="00980C0E"/>
    <w:rsid w:val="00984240"/>
    <w:rsid w:val="00987F2B"/>
    <w:rsid w:val="00995B07"/>
    <w:rsid w:val="009A2619"/>
    <w:rsid w:val="009A5850"/>
    <w:rsid w:val="009B10D6"/>
    <w:rsid w:val="009C03AF"/>
    <w:rsid w:val="009D3713"/>
    <w:rsid w:val="009D65D0"/>
    <w:rsid w:val="009D7E91"/>
    <w:rsid w:val="009E135E"/>
    <w:rsid w:val="009E3C92"/>
    <w:rsid w:val="009E5119"/>
    <w:rsid w:val="009E54F4"/>
    <w:rsid w:val="009E5B6E"/>
    <w:rsid w:val="009E65A2"/>
    <w:rsid w:val="009E71AD"/>
    <w:rsid w:val="009F2BFA"/>
    <w:rsid w:val="009F3EE1"/>
    <w:rsid w:val="00A017C9"/>
    <w:rsid w:val="00A03A3D"/>
    <w:rsid w:val="00A045C4"/>
    <w:rsid w:val="00A10DFA"/>
    <w:rsid w:val="00A21708"/>
    <w:rsid w:val="00A22362"/>
    <w:rsid w:val="00A249BA"/>
    <w:rsid w:val="00A307C7"/>
    <w:rsid w:val="00A44581"/>
    <w:rsid w:val="00A45093"/>
    <w:rsid w:val="00A50EAF"/>
    <w:rsid w:val="00A602F9"/>
    <w:rsid w:val="00A650EE"/>
    <w:rsid w:val="00A662C8"/>
    <w:rsid w:val="00A71157"/>
    <w:rsid w:val="00A77844"/>
    <w:rsid w:val="00A826E0"/>
    <w:rsid w:val="00A966E6"/>
    <w:rsid w:val="00AA4EEC"/>
    <w:rsid w:val="00AB2BE3"/>
    <w:rsid w:val="00AB7834"/>
    <w:rsid w:val="00AC1B10"/>
    <w:rsid w:val="00AC4D5F"/>
    <w:rsid w:val="00AD1D2C"/>
    <w:rsid w:val="00AD5232"/>
    <w:rsid w:val="00AD63B5"/>
    <w:rsid w:val="00AE0525"/>
    <w:rsid w:val="00AE08DB"/>
    <w:rsid w:val="00AE2729"/>
    <w:rsid w:val="00AE3148"/>
    <w:rsid w:val="00AE5AE2"/>
    <w:rsid w:val="00AE7343"/>
    <w:rsid w:val="00AE75BB"/>
    <w:rsid w:val="00AF2BA2"/>
    <w:rsid w:val="00B00A13"/>
    <w:rsid w:val="00B00D69"/>
    <w:rsid w:val="00B00E04"/>
    <w:rsid w:val="00B03303"/>
    <w:rsid w:val="00B0478A"/>
    <w:rsid w:val="00B05485"/>
    <w:rsid w:val="00B1458E"/>
    <w:rsid w:val="00B14C51"/>
    <w:rsid w:val="00B20021"/>
    <w:rsid w:val="00B20112"/>
    <w:rsid w:val="00B20FDE"/>
    <w:rsid w:val="00B21B90"/>
    <w:rsid w:val="00B42041"/>
    <w:rsid w:val="00B43FBF"/>
    <w:rsid w:val="00B44831"/>
    <w:rsid w:val="00B44F11"/>
    <w:rsid w:val="00B51846"/>
    <w:rsid w:val="00B62979"/>
    <w:rsid w:val="00B65699"/>
    <w:rsid w:val="00B70056"/>
    <w:rsid w:val="00B74D75"/>
    <w:rsid w:val="00B81AE3"/>
    <w:rsid w:val="00B823A7"/>
    <w:rsid w:val="00B82E4D"/>
    <w:rsid w:val="00B838FD"/>
    <w:rsid w:val="00B90FA5"/>
    <w:rsid w:val="00B919F1"/>
    <w:rsid w:val="00BA2260"/>
    <w:rsid w:val="00BB468D"/>
    <w:rsid w:val="00BC0E8D"/>
    <w:rsid w:val="00BC4F18"/>
    <w:rsid w:val="00BD3A87"/>
    <w:rsid w:val="00BE51C0"/>
    <w:rsid w:val="00BE5825"/>
    <w:rsid w:val="00BE6551"/>
    <w:rsid w:val="00BF093B"/>
    <w:rsid w:val="00BF4A50"/>
    <w:rsid w:val="00C00B88"/>
    <w:rsid w:val="00C017D8"/>
    <w:rsid w:val="00C06B2A"/>
    <w:rsid w:val="00C35E57"/>
    <w:rsid w:val="00C35E80"/>
    <w:rsid w:val="00C40AA2"/>
    <w:rsid w:val="00C4244F"/>
    <w:rsid w:val="00C458D3"/>
    <w:rsid w:val="00C61568"/>
    <w:rsid w:val="00C632ED"/>
    <w:rsid w:val="00C66150"/>
    <w:rsid w:val="00C70EF5"/>
    <w:rsid w:val="00C756C5"/>
    <w:rsid w:val="00C81495"/>
    <w:rsid w:val="00C82195"/>
    <w:rsid w:val="00C82CAE"/>
    <w:rsid w:val="00C8442E"/>
    <w:rsid w:val="00C930A8"/>
    <w:rsid w:val="00C9584A"/>
    <w:rsid w:val="00CA108B"/>
    <w:rsid w:val="00CA6CDB"/>
    <w:rsid w:val="00CB2AF6"/>
    <w:rsid w:val="00CB5E13"/>
    <w:rsid w:val="00CC3524"/>
    <w:rsid w:val="00CC4C3E"/>
    <w:rsid w:val="00CC72B4"/>
    <w:rsid w:val="00CC753A"/>
    <w:rsid w:val="00CD27BE"/>
    <w:rsid w:val="00CD29E9"/>
    <w:rsid w:val="00CD4BBC"/>
    <w:rsid w:val="00CD6F0F"/>
    <w:rsid w:val="00CE0BB7"/>
    <w:rsid w:val="00CE3E9A"/>
    <w:rsid w:val="00CE708B"/>
    <w:rsid w:val="00CF2196"/>
    <w:rsid w:val="00CF26B7"/>
    <w:rsid w:val="00CF6E39"/>
    <w:rsid w:val="00CF72DA"/>
    <w:rsid w:val="00D03B57"/>
    <w:rsid w:val="00D066E0"/>
    <w:rsid w:val="00D0769A"/>
    <w:rsid w:val="00D15B4E"/>
    <w:rsid w:val="00D177E7"/>
    <w:rsid w:val="00D2079F"/>
    <w:rsid w:val="00D261B7"/>
    <w:rsid w:val="00D37684"/>
    <w:rsid w:val="00D447EF"/>
    <w:rsid w:val="00D505E2"/>
    <w:rsid w:val="00D51224"/>
    <w:rsid w:val="00D53E26"/>
    <w:rsid w:val="00D55612"/>
    <w:rsid w:val="00D6498F"/>
    <w:rsid w:val="00D7034F"/>
    <w:rsid w:val="00D70DE6"/>
    <w:rsid w:val="00D7463D"/>
    <w:rsid w:val="00D765F9"/>
    <w:rsid w:val="00D7661B"/>
    <w:rsid w:val="00D80F5A"/>
    <w:rsid w:val="00D8358A"/>
    <w:rsid w:val="00D83DE8"/>
    <w:rsid w:val="00D84943"/>
    <w:rsid w:val="00D94AE7"/>
    <w:rsid w:val="00D966B3"/>
    <w:rsid w:val="00D970F0"/>
    <w:rsid w:val="00DA3E4F"/>
    <w:rsid w:val="00DA4540"/>
    <w:rsid w:val="00DA587E"/>
    <w:rsid w:val="00DA60F4"/>
    <w:rsid w:val="00DA72D4"/>
    <w:rsid w:val="00DB0F8B"/>
    <w:rsid w:val="00DB3052"/>
    <w:rsid w:val="00DB567E"/>
    <w:rsid w:val="00DC2D17"/>
    <w:rsid w:val="00DE0169"/>
    <w:rsid w:val="00DE23BF"/>
    <w:rsid w:val="00DE2822"/>
    <w:rsid w:val="00DE3981"/>
    <w:rsid w:val="00DE40DD"/>
    <w:rsid w:val="00DE7755"/>
    <w:rsid w:val="00DF059A"/>
    <w:rsid w:val="00DF2B04"/>
    <w:rsid w:val="00DF3D56"/>
    <w:rsid w:val="00DF64E9"/>
    <w:rsid w:val="00DF6D19"/>
    <w:rsid w:val="00DF6ED2"/>
    <w:rsid w:val="00DF70F5"/>
    <w:rsid w:val="00E14185"/>
    <w:rsid w:val="00E2252C"/>
    <w:rsid w:val="00E270C0"/>
    <w:rsid w:val="00E36D82"/>
    <w:rsid w:val="00E460B9"/>
    <w:rsid w:val="00E51601"/>
    <w:rsid w:val="00E51965"/>
    <w:rsid w:val="00E638A0"/>
    <w:rsid w:val="00E64CA9"/>
    <w:rsid w:val="00E67121"/>
    <w:rsid w:val="00E7198D"/>
    <w:rsid w:val="00E735AF"/>
    <w:rsid w:val="00E74CA6"/>
    <w:rsid w:val="00E75E3D"/>
    <w:rsid w:val="00E84491"/>
    <w:rsid w:val="00E9731C"/>
    <w:rsid w:val="00EA4E4C"/>
    <w:rsid w:val="00EB01F5"/>
    <w:rsid w:val="00EB04B7"/>
    <w:rsid w:val="00EB7992"/>
    <w:rsid w:val="00EC0104"/>
    <w:rsid w:val="00EC0184"/>
    <w:rsid w:val="00EC2D7A"/>
    <w:rsid w:val="00EC633A"/>
    <w:rsid w:val="00ED1B9D"/>
    <w:rsid w:val="00ED1D3E"/>
    <w:rsid w:val="00EE056F"/>
    <w:rsid w:val="00EF43F5"/>
    <w:rsid w:val="00EF6DB3"/>
    <w:rsid w:val="00EF74D7"/>
    <w:rsid w:val="00EF7BF1"/>
    <w:rsid w:val="00F0030C"/>
    <w:rsid w:val="00F017AF"/>
    <w:rsid w:val="00F02ECF"/>
    <w:rsid w:val="00F041C4"/>
    <w:rsid w:val="00F12455"/>
    <w:rsid w:val="00F14812"/>
    <w:rsid w:val="00F1598C"/>
    <w:rsid w:val="00F20BC6"/>
    <w:rsid w:val="00F21403"/>
    <w:rsid w:val="00F255FC"/>
    <w:rsid w:val="00F259B0"/>
    <w:rsid w:val="00F26A20"/>
    <w:rsid w:val="00F276C9"/>
    <w:rsid w:val="00F31359"/>
    <w:rsid w:val="00F3649F"/>
    <w:rsid w:val="00F40141"/>
    <w:rsid w:val="00F40690"/>
    <w:rsid w:val="00F43B8F"/>
    <w:rsid w:val="00F51785"/>
    <w:rsid w:val="00F530D7"/>
    <w:rsid w:val="00F541E6"/>
    <w:rsid w:val="00F62F49"/>
    <w:rsid w:val="00F640BF"/>
    <w:rsid w:val="00F70754"/>
    <w:rsid w:val="00F77926"/>
    <w:rsid w:val="00F83A19"/>
    <w:rsid w:val="00F879A1"/>
    <w:rsid w:val="00F917B2"/>
    <w:rsid w:val="00F92FC4"/>
    <w:rsid w:val="00F963A3"/>
    <w:rsid w:val="00F9793C"/>
    <w:rsid w:val="00FA0C14"/>
    <w:rsid w:val="00FA137A"/>
    <w:rsid w:val="00FA5504"/>
    <w:rsid w:val="00FB07B7"/>
    <w:rsid w:val="00FB4B02"/>
    <w:rsid w:val="00FB4DF1"/>
    <w:rsid w:val="00FC2831"/>
    <w:rsid w:val="00FC2D40"/>
    <w:rsid w:val="00FC3600"/>
    <w:rsid w:val="00FC4A9F"/>
    <w:rsid w:val="00FC565B"/>
    <w:rsid w:val="00FC6CA9"/>
    <w:rsid w:val="00FD1A7F"/>
    <w:rsid w:val="00FE006E"/>
    <w:rsid w:val="00FE0CA9"/>
    <w:rsid w:val="00FE197E"/>
    <w:rsid w:val="00FF0DF1"/>
    <w:rsid w:val="00FF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4CE87"/>
  <w15:docId w15:val="{0C3BFD61-1F4E-42EF-BA52-02374FD8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163CFB"/>
    <w:pPr>
      <w:numPr>
        <w:numId w:val="1"/>
      </w:numPr>
      <w:tabs>
        <w:tab w:val="left" w:pos="284"/>
      </w:tabs>
      <w:spacing w:before="120" w:line="360" w:lineRule="auto"/>
      <w:ind w:left="284" w:hanging="284"/>
      <w:jc w:val="both"/>
      <w:outlineLvl w:val="0"/>
    </w:pPr>
    <w:rPr>
      <w:b/>
      <w:caps/>
      <w:sz w:val="20"/>
    </w:rPr>
  </w:style>
  <w:style w:type="paragraph" w:styleId="Ttulo2">
    <w:name w:val="heading 2"/>
    <w:aliases w:val="TF-TÍTULO 2"/>
    <w:next w:val="TF-TEXTO"/>
    <w:autoRedefine/>
    <w:qFormat/>
    <w:rsid w:val="00956BF8"/>
    <w:pPr>
      <w:keepNext/>
      <w:keepLines/>
      <w:numPr>
        <w:ilvl w:val="1"/>
        <w:numId w:val="1"/>
      </w:numPr>
      <w:spacing w:before="120" w:after="120"/>
      <w:ind w:left="567" w:hanging="567"/>
      <w:jc w:val="both"/>
      <w:outlineLvl w:val="1"/>
    </w:pPr>
    <w:rPr>
      <w:caps/>
      <w:color w:val="000000"/>
    </w:rPr>
  </w:style>
  <w:style w:type="paragraph" w:styleId="Ttulo3">
    <w:name w:val="heading 3"/>
    <w:aliases w:val="TF-TÍTULO 3"/>
    <w:next w:val="TF-TEXTO"/>
    <w:autoRedefine/>
    <w:qFormat/>
    <w:rsid w:val="004661F2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4661F2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4661F2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424AD5"/>
    <w:pPr>
      <w:spacing w:after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640352"/>
    <w:pPr>
      <w:keepNext/>
      <w:keepLines/>
    </w:p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7F20C0"/>
    <w:pPr>
      <w:keepLines w:val="0"/>
      <w:spacing w:before="120"/>
      <w:jc w:val="center"/>
    </w:pPr>
    <w:rPr>
      <w:b/>
      <w:caps/>
      <w:sz w:val="20"/>
      <w:szCs w:val="20"/>
    </w:rPr>
  </w:style>
  <w:style w:type="paragraph" w:customStyle="1" w:styleId="TF-refernciasITEM">
    <w:name w:val="TF-referências ITEM"/>
    <w:rsid w:val="00640352"/>
    <w:pPr>
      <w:keepLines/>
      <w:spacing w:after="120"/>
    </w:p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424AD5"/>
    <w:pPr>
      <w:widowControl w:val="0"/>
      <w:spacing w:after="120"/>
      <w:contextualSpacing/>
      <w:jc w:val="both"/>
    </w:p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4661F2"/>
    <w:pPr>
      <w:tabs>
        <w:tab w:val="center" w:pos="4320"/>
        <w:tab w:val="right" w:pos="8640"/>
      </w:tabs>
    </w:pPr>
    <w:rPr>
      <w:sz w:val="20"/>
    </w:rPr>
  </w:style>
  <w:style w:type="character" w:customStyle="1" w:styleId="RodapChar">
    <w:name w:val="Rodapé Char"/>
    <w:link w:val="Rodap"/>
    <w:uiPriority w:val="99"/>
    <w:rsid w:val="004661F2"/>
    <w:rPr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640352"/>
    <w:pPr>
      <w:spacing w:before="60"/>
      <w:jc w:val="center"/>
      <w:outlineLvl w:val="0"/>
    </w:pPr>
    <w:rPr>
      <w:sz w:val="20"/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482174"/>
    <w:pPr>
      <w:spacing w:after="12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LEGENDA-Ilustracao">
    <w:name w:val="TF-LEGENDA-Ilustracao"/>
    <w:basedOn w:val="TF-LEGENDA"/>
    <w:semiHidden/>
    <w:qFormat/>
    <w:rsid w:val="00F40690"/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FIGURA">
    <w:name w:val="TF-FIGURA"/>
    <w:basedOn w:val="TF-TEXTO"/>
    <w:qFormat/>
    <w:rsid w:val="00C458D3"/>
    <w:pPr>
      <w:keepNext/>
      <w:spacing w:after="0"/>
      <w:ind w:firstLine="0"/>
      <w:jc w:val="center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752038"/>
    <w:pPr>
      <w:spacing w:before="120"/>
      <w:jc w:val="center"/>
    </w:pPr>
    <w:rPr>
      <w:color w:val="000000"/>
      <w:sz w:val="2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C458D3"/>
    <w:pPr>
      <w:spacing w:after="120"/>
      <w:jc w:val="center"/>
    </w:pPr>
    <w:rPr>
      <w:sz w:val="18"/>
    </w:rPr>
  </w:style>
  <w:style w:type="paragraph" w:customStyle="1" w:styleId="TF-REFERNCIASITEM0">
    <w:name w:val="TF-REFERÊNCIAS ITEM"/>
    <w:rsid w:val="005F7EDE"/>
    <w:pPr>
      <w:keepLines/>
      <w:spacing w:before="120"/>
    </w:pPr>
    <w:rPr>
      <w:sz w:val="18"/>
    </w:r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592BA8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 w:val="22"/>
      <w:szCs w:val="20"/>
    </w:rPr>
  </w:style>
  <w:style w:type="paragraph" w:styleId="Legenda">
    <w:name w:val="caption"/>
    <w:basedOn w:val="Normal"/>
    <w:next w:val="Normal"/>
    <w:uiPriority w:val="35"/>
    <w:qFormat/>
    <w:rsid w:val="00A017C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C6CA9"/>
    <w:pPr>
      <w:keepNext w:val="0"/>
      <w:keepLines w:val="0"/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FC6CA9"/>
  </w:style>
  <w:style w:type="character" w:styleId="MenoPendente">
    <w:name w:val="Unresolved Mention"/>
    <w:basedOn w:val="Fontepargpadro"/>
    <w:uiPriority w:val="99"/>
    <w:semiHidden/>
    <w:unhideWhenUsed/>
    <w:rsid w:val="00684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706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9097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718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1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62352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31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92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90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03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011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" StyleName="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853661-3F52-45C5-AABD-8FFE43AA909F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customXml/itemProps2.xml><?xml version="1.0" encoding="utf-8"?>
<ds:datastoreItem xmlns:ds="http://schemas.openxmlformats.org/officeDocument/2006/customXml" ds:itemID="{7B1E6EB0-B3F5-485A-9397-E673FC4F5C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28FDA-35C6-4FCD-88ED-F93C837A14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A86F05-1AFD-4D7D-A2B0-46D80603D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9</Pages>
  <Words>4320</Words>
  <Characters>23329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27594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Dalton Solano dos Reis</cp:lastModifiedBy>
  <cp:revision>68</cp:revision>
  <cp:lastPrinted>2023-10-30T01:16:00Z</cp:lastPrinted>
  <dcterms:created xsi:type="dcterms:W3CDTF">2023-10-03T17:07:00Z</dcterms:created>
  <dcterms:modified xsi:type="dcterms:W3CDTF">2023-11-01T11:54:00Z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