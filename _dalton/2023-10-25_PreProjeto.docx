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01"/>
        <w:gridCol w:w="3647"/>
      </w:tblGrid>
      <w:tr w:rsidR="00F0030C" w:rsidRPr="002E18F5" w14:paraId="16A1172A" w14:textId="77777777" w:rsidTr="008F7CE2">
        <w:tc>
          <w:tcPr>
            <w:tcW w:w="9072" w:type="dxa"/>
            <w:gridSpan w:val="2"/>
            <w:shd w:val="clear" w:color="auto" w:fill="auto"/>
          </w:tcPr>
          <w:p w14:paraId="27F900D1" w14:textId="77777777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jc w:val="center"/>
              <w:rPr>
                <w:rStyle w:val="Nmerodepgina"/>
              </w:rPr>
            </w:pPr>
            <w:bookmarkStart w:id="0" w:name="_Toc420723208"/>
            <w:bookmarkStart w:id="1" w:name="_Toc482682369"/>
            <w:bookmarkStart w:id="2" w:name="_Toc54164903"/>
            <w:bookmarkStart w:id="3" w:name="_Toc54165663"/>
            <w:bookmarkStart w:id="4" w:name="_Toc54169315"/>
            <w:bookmarkStart w:id="5" w:name="_Toc96347419"/>
            <w:bookmarkStart w:id="6" w:name="_Toc96357709"/>
            <w:bookmarkStart w:id="7" w:name="_Toc96491849"/>
            <w:bookmarkStart w:id="8" w:name="_Toc411603089"/>
            <w:r w:rsidRPr="002E18F5">
              <w:rPr>
                <w:rStyle w:val="Nmerodepgina"/>
              </w:rPr>
              <w:t>CURSO DE CIÊNCIA DA COMPUTAÇÃO – TCC</w:t>
            </w:r>
          </w:p>
        </w:tc>
      </w:tr>
      <w:tr w:rsidR="00F0030C" w:rsidRPr="002E18F5" w14:paraId="69160EAA" w14:textId="77777777" w:rsidTr="008F7CE2">
        <w:tc>
          <w:tcPr>
            <w:tcW w:w="5387" w:type="dxa"/>
            <w:shd w:val="clear" w:color="auto" w:fill="auto"/>
          </w:tcPr>
          <w:p w14:paraId="3D025371" w14:textId="35E4548F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</w:pPr>
            <w:proofErr w:type="gramStart"/>
            <w:r w:rsidRPr="002E18F5">
              <w:rPr>
                <w:rStyle w:val="Nmerodepgina"/>
              </w:rPr>
              <w:t xml:space="preserve">(  </w:t>
            </w:r>
            <w:r w:rsidR="000D6763" w:rsidRPr="002E18F5">
              <w:rPr>
                <w:rStyle w:val="Nmerodepgina"/>
              </w:rPr>
              <w:t>X</w:t>
            </w:r>
            <w:proofErr w:type="gramEnd"/>
            <w:r w:rsidRPr="002E18F5">
              <w:rPr>
                <w:rStyle w:val="Nmerodepgina"/>
              </w:rPr>
              <w:t xml:space="preserve">  ) PRÉ-PROJETO     (</w:t>
            </w:r>
            <w:r w:rsidRPr="002E18F5">
              <w:t xml:space="preserve">     ) </w:t>
            </w:r>
            <w:r w:rsidRPr="002E18F5">
              <w:rPr>
                <w:rStyle w:val="Nmerodepgina"/>
              </w:rPr>
              <w:t xml:space="preserve">PROJETO </w:t>
            </w:r>
          </w:p>
        </w:tc>
        <w:tc>
          <w:tcPr>
            <w:tcW w:w="3685" w:type="dxa"/>
            <w:shd w:val="clear" w:color="auto" w:fill="auto"/>
          </w:tcPr>
          <w:p w14:paraId="1D47DDD6" w14:textId="6B10DB31" w:rsidR="00F0030C" w:rsidRPr="002E18F5" w:rsidRDefault="00F0030C" w:rsidP="00FB07B7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 w:rsidRPr="002E18F5">
              <w:rPr>
                <w:rStyle w:val="Nmerodepgina"/>
              </w:rPr>
              <w:t xml:space="preserve">ANO/SEMESTRE: </w:t>
            </w:r>
            <w:r w:rsidR="002F6021" w:rsidRPr="002E18F5">
              <w:rPr>
                <w:rStyle w:val="Nmerodepgina"/>
              </w:rPr>
              <w:t>2023</w:t>
            </w:r>
            <w:r w:rsidRPr="002E18F5">
              <w:rPr>
                <w:rStyle w:val="Nmerodepgina"/>
              </w:rPr>
              <w:t>/</w:t>
            </w:r>
            <w:r w:rsidR="00B82E4D" w:rsidRPr="002E18F5">
              <w:rPr>
                <w:rStyle w:val="Nmerodepgina"/>
              </w:rPr>
              <w:t>2</w:t>
            </w:r>
          </w:p>
        </w:tc>
      </w:tr>
    </w:tbl>
    <w:p w14:paraId="0E3D8B3E" w14:textId="77777777" w:rsidR="00F0030C" w:rsidRPr="002E18F5" w:rsidRDefault="00F0030C" w:rsidP="001E682E">
      <w:pPr>
        <w:pStyle w:val="TF-TTULO"/>
      </w:pPr>
    </w:p>
    <w:p w14:paraId="6A138A2F" w14:textId="0F2FBAA9" w:rsidR="002B0EDC" w:rsidRPr="002E18F5" w:rsidRDefault="00DE2822" w:rsidP="001E682E">
      <w:pPr>
        <w:pStyle w:val="TF-TTULO"/>
      </w:pPr>
      <w:r>
        <w:t xml:space="preserve">SIMULADOR DE </w:t>
      </w:r>
      <w:commentRangeStart w:id="9"/>
      <w:r>
        <w:t xml:space="preserve">TRÂNSITO </w:t>
      </w:r>
      <w:commentRangeEnd w:id="9"/>
      <w:r w:rsidR="003972D8">
        <w:rPr>
          <w:rStyle w:val="Refdecomentrio"/>
          <w:b w:val="0"/>
          <w:caps w:val="0"/>
        </w:rPr>
        <w:commentReference w:id="9"/>
      </w:r>
      <w:r>
        <w:t>VIRTUAL (STV)</w:t>
      </w:r>
    </w:p>
    <w:p w14:paraId="0AA923EA" w14:textId="4E8318E0" w:rsidR="001E682E" w:rsidRPr="002E18F5" w:rsidRDefault="000D6763" w:rsidP="00752038">
      <w:pPr>
        <w:pStyle w:val="TF-AUTOR0"/>
      </w:pPr>
      <w:r w:rsidRPr="002E18F5">
        <w:t xml:space="preserve">Gabriel </w:t>
      </w:r>
      <w:proofErr w:type="spellStart"/>
      <w:r w:rsidRPr="002E18F5">
        <w:t>Ossamu</w:t>
      </w:r>
      <w:proofErr w:type="spellEnd"/>
      <w:r w:rsidRPr="002E18F5">
        <w:t xml:space="preserve"> </w:t>
      </w:r>
      <w:proofErr w:type="spellStart"/>
      <w:r w:rsidRPr="002E18F5">
        <w:t>Ropelatto</w:t>
      </w:r>
      <w:proofErr w:type="spellEnd"/>
      <w:r w:rsidRPr="002E18F5">
        <w:t xml:space="preserve"> Mori</w:t>
      </w:r>
    </w:p>
    <w:p w14:paraId="15D37EA2" w14:textId="242ED5A2" w:rsidR="001E682E" w:rsidRPr="002E18F5" w:rsidRDefault="005C4A18" w:rsidP="001E682E">
      <w:pPr>
        <w:pStyle w:val="TF-AUTOR0"/>
      </w:pPr>
      <w:r>
        <w:t xml:space="preserve">Prof. </w:t>
      </w:r>
      <w:r w:rsidR="000D6763" w:rsidRPr="002E18F5">
        <w:t xml:space="preserve">Dalton Solano </w:t>
      </w:r>
      <w:r>
        <w:t>d</w:t>
      </w:r>
      <w:r w:rsidR="000D6763" w:rsidRPr="002E18F5">
        <w:t>os Reis</w:t>
      </w:r>
      <w:r>
        <w:t xml:space="preserve"> - Orientador</w:t>
      </w:r>
    </w:p>
    <w:p w14:paraId="401C6CA4" w14:textId="207652DB" w:rsidR="00F255FC" w:rsidRPr="002E18F5" w:rsidRDefault="00F255FC" w:rsidP="00163CFB">
      <w:pPr>
        <w:pStyle w:val="Ttulo1"/>
      </w:pPr>
      <w:r w:rsidRPr="002E18F5">
        <w:t xml:space="preserve">Introdução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0A695BE4" w14:textId="0D67447D" w:rsidR="007C5709" w:rsidRDefault="007C5709" w:rsidP="00163CFB">
      <w:pPr>
        <w:pStyle w:val="TF-TEXTO"/>
      </w:pPr>
      <w:r w:rsidRPr="002E18F5">
        <w:t>O trânsito urbano é um aspecto da sociedade que afeta milhões de pessoas em todo o mundo diariamente. O aumento constante no número de veículos nas estradas e a complexidade das redes viárias tornam difícil o desenvolvimento de estratégias eficazes para a formação de motoristas responsáveis e seguros.</w:t>
      </w:r>
      <w:r w:rsidR="005C4A18">
        <w:t xml:space="preserve"> Pensando nisso, outras maneiras de ensino devem ser </w:t>
      </w:r>
      <w:del w:id="10" w:author="Dalton Solano dos Reis" w:date="2023-10-26T17:40:00Z">
        <w:r w:rsidR="00DE2822" w:rsidDel="008B47E2">
          <w:delText>criadas</w:delText>
        </w:r>
      </w:del>
      <w:ins w:id="11" w:author="Dalton Solano dos Reis" w:date="2023-10-26T17:40:00Z">
        <w:r w:rsidR="008B47E2">
          <w:t>utilizadas</w:t>
        </w:r>
      </w:ins>
      <w:r w:rsidR="005C4A18">
        <w:t xml:space="preserve">, como o uso de </w:t>
      </w:r>
      <w:del w:id="12" w:author="Dalton Solano dos Reis" w:date="2023-10-26T17:41:00Z">
        <w:r w:rsidR="005C4A18" w:rsidDel="008B47E2">
          <w:delText>uma educação “gamificada”</w:delText>
        </w:r>
      </w:del>
      <w:ins w:id="13" w:author="Dalton Solano dos Reis" w:date="2023-10-26T17:41:00Z">
        <w:r w:rsidR="008B47E2">
          <w:t>realidade virtual</w:t>
        </w:r>
      </w:ins>
      <w:r w:rsidR="005C4A18">
        <w:t xml:space="preserve">, onde o usuário não tem o perigo da vida real, mas tem a sua imersão assegurada </w:t>
      </w:r>
      <w:del w:id="14" w:author="Dalton Solano dos Reis" w:date="2023-10-26T17:42:00Z">
        <w:r w:rsidR="005C4A18" w:rsidDel="008B47E2">
          <w:delText>pela realidade virtual aumentada</w:delText>
        </w:r>
      </w:del>
      <w:ins w:id="15" w:author="Dalton Solano dos Reis" w:date="2023-10-26T17:42:00Z">
        <w:r w:rsidR="008B47E2">
          <w:t>através de simuladores</w:t>
        </w:r>
      </w:ins>
      <w:r w:rsidR="005C4A18">
        <w:t>.</w:t>
      </w:r>
    </w:p>
    <w:p w14:paraId="2A354D65" w14:textId="2121F900" w:rsidR="00BF4A50" w:rsidRPr="002E18F5" w:rsidRDefault="00BF4A50" w:rsidP="00163CFB">
      <w:pPr>
        <w:pStyle w:val="TF-TEXTO"/>
      </w:pPr>
      <w:r>
        <w:t xml:space="preserve">A escritora </w:t>
      </w:r>
      <w:commentRangeStart w:id="16"/>
      <w:commentRangeStart w:id="17"/>
      <w:r>
        <w:t xml:space="preserve">Natália de Paula </w:t>
      </w:r>
      <w:commentRangeEnd w:id="16"/>
      <w:r w:rsidR="00E10203">
        <w:rPr>
          <w:rStyle w:val="Refdecomentrio"/>
        </w:rPr>
        <w:commentReference w:id="16"/>
      </w:r>
      <w:commentRangeEnd w:id="17"/>
      <w:r w:rsidR="00E10203">
        <w:rPr>
          <w:rStyle w:val="Refdecomentrio"/>
        </w:rPr>
        <w:commentReference w:id="17"/>
      </w:r>
      <w:r>
        <w:t>afirma que “</w:t>
      </w:r>
      <w:r w:rsidR="00AE75BB" w:rsidRPr="00AE75BB">
        <w:t xml:space="preserve">Já não é mais novidade que os métodos tradicionais de ensino estão enfrentando certa resistência nos alunos. Com isso, muitas instituições de ensino estão percebendo a necessidade de implementar mudanças na forma de ensinar, acompanhando o </w:t>
      </w:r>
      <w:del w:id="18" w:author="Dalton Solano dos Reis" w:date="2023-10-26T17:44:00Z">
        <w:r w:rsidR="00AE75BB" w:rsidRPr="00AE75BB" w:rsidDel="008B47E2">
          <w:delText>“</w:delText>
        </w:r>
      </w:del>
      <w:ins w:id="19" w:author="Dalton Solano dos Reis" w:date="2023-10-26T17:44:00Z">
        <w:r w:rsidR="008B47E2">
          <w:t>‘</w:t>
        </w:r>
      </w:ins>
      <w:r w:rsidR="00AE75BB" w:rsidRPr="00AE75BB">
        <w:t>novo</w:t>
      </w:r>
      <w:del w:id="20" w:author="Dalton Solano dos Reis" w:date="2023-10-26T17:44:00Z">
        <w:r w:rsidR="00AE75BB" w:rsidRPr="00AE75BB" w:rsidDel="008B47E2">
          <w:delText>”</w:delText>
        </w:r>
      </w:del>
      <w:ins w:id="21" w:author="Dalton Solano dos Reis" w:date="2023-10-26T17:44:00Z">
        <w:r w:rsidR="008B47E2">
          <w:t>’</w:t>
        </w:r>
      </w:ins>
      <w:r w:rsidR="00AE75BB" w:rsidRPr="00AE75BB">
        <w:t xml:space="preserve"> perfil de seus alunos, os nativos digitais.</w:t>
      </w:r>
      <w:r w:rsidR="00AE75BB">
        <w:t xml:space="preserve">” E um modo de trazer o ensino para a tecnologia seria a </w:t>
      </w:r>
      <w:ins w:id="22" w:author="Dalton Solano dos Reis" w:date="2023-10-27T10:06:00Z">
        <w:r w:rsidR="00E10203">
          <w:t xml:space="preserve">realidade virtual, em particular a </w:t>
        </w:r>
      </w:ins>
      <w:r w:rsidR="00AE75BB">
        <w:t xml:space="preserve">realidade aumentada, onde no trânsito já é utilizada, como foi o caso de um grupo de estudantes do </w:t>
      </w:r>
      <w:r w:rsidR="006F48A1">
        <w:t xml:space="preserve">projeto do </w:t>
      </w:r>
      <w:commentRangeStart w:id="23"/>
      <w:r w:rsidR="006F48A1">
        <w:t xml:space="preserve">Alexandre Miranda </w:t>
      </w:r>
      <w:proofErr w:type="spellStart"/>
      <w:r w:rsidR="006F48A1">
        <w:t>Maxado</w:t>
      </w:r>
      <w:proofErr w:type="spellEnd"/>
      <w:r w:rsidR="006F48A1">
        <w:t xml:space="preserve"> et. al</w:t>
      </w:r>
      <w:commentRangeEnd w:id="23"/>
      <w:r w:rsidR="00E10203">
        <w:rPr>
          <w:rStyle w:val="Refdecomentrio"/>
        </w:rPr>
        <w:commentReference w:id="23"/>
      </w:r>
      <w:r w:rsidR="00AE75BB">
        <w:t xml:space="preserve">, que fez um trabalho voltado para a educação no </w:t>
      </w:r>
      <w:r w:rsidR="006F48A1">
        <w:t>trânsito</w:t>
      </w:r>
      <w:r w:rsidR="00AE75BB">
        <w:t xml:space="preserve"> e com o foco no ensino infantil, </w:t>
      </w:r>
      <w:commentRangeStart w:id="24"/>
      <w:r w:rsidR="00AE75BB">
        <w:t>segundo</w:t>
      </w:r>
      <w:commentRangeEnd w:id="24"/>
      <w:r w:rsidR="00E10203">
        <w:rPr>
          <w:rStyle w:val="Refdecomentrio"/>
        </w:rPr>
        <w:commentReference w:id="24"/>
      </w:r>
      <w:r w:rsidR="00AE75BB">
        <w:t xml:space="preserve"> </w:t>
      </w:r>
      <w:proofErr w:type="gramStart"/>
      <w:r w:rsidR="00AE75BB">
        <w:t>os autores foi</w:t>
      </w:r>
      <w:proofErr w:type="gramEnd"/>
      <w:r w:rsidR="00AE75BB">
        <w:t xml:space="preserve"> visado o uso da RA pois envolve mais as crianças que tendem a ter curiosidade por tecnologia.</w:t>
      </w:r>
    </w:p>
    <w:p w14:paraId="06F6F1BA" w14:textId="1EB6E8CE" w:rsidR="007C5709" w:rsidRPr="002E18F5" w:rsidRDefault="005C4A18" w:rsidP="00163CFB">
      <w:pPr>
        <w:pStyle w:val="TF-TEXTO"/>
      </w:pPr>
      <w:commentRangeStart w:id="25"/>
      <w:r>
        <w:t xml:space="preserve">De acordo com os dados </w:t>
      </w:r>
      <w:commentRangeEnd w:id="25"/>
      <w:r w:rsidR="00E10203">
        <w:rPr>
          <w:rStyle w:val="Refdecomentrio"/>
        </w:rPr>
        <w:commentReference w:id="25"/>
      </w:r>
      <w:r>
        <w:t xml:space="preserve">do </w:t>
      </w:r>
      <w:r w:rsidRPr="002E18F5">
        <w:t>Instituto Brasileiro de Geografia e Estatística (</w:t>
      </w:r>
      <w:r>
        <w:t>IBGE), nos últimos 5 anos o</w:t>
      </w:r>
      <w:r w:rsidR="007C5709" w:rsidRPr="002E18F5">
        <w:t xml:space="preserve"> Brasil possui uma frota crescente de carros</w:t>
      </w:r>
      <w:r w:rsidR="00DE2822">
        <w:t>.</w:t>
      </w:r>
      <w:r>
        <w:t xml:space="preserve"> </w:t>
      </w:r>
      <w:r w:rsidR="00DE2822">
        <w:t>E ainda</w:t>
      </w:r>
      <w:r w:rsidR="007C5709" w:rsidRPr="002E18F5">
        <w:t xml:space="preserve"> de acordo com o IBGE, no ano de 2022 o Brasil contava com uma frota de 115.116.532 de veículos de variados tipos e com o aumento de veículos nas ruas, também aumentam as chances de ocorrerem acidentes. Uma pesquisa divulgada pelo </w:t>
      </w:r>
      <w:r w:rsidR="00FC6CA9" w:rsidRPr="002E18F5">
        <w:t>Observatório Nac</w:t>
      </w:r>
      <w:r>
        <w:t>ional</w:t>
      </w:r>
      <w:r w:rsidR="00FC6CA9" w:rsidRPr="002E18F5">
        <w:t xml:space="preserve"> de Segurança Viária (ONSV), afirma que s</w:t>
      </w:r>
      <w:r w:rsidR="007C5709" w:rsidRPr="002E18F5">
        <w:t>omente no ano de 2021 tivemos 33.8</w:t>
      </w:r>
      <w:r w:rsidR="007629B7">
        <w:t>13</w:t>
      </w:r>
      <w:r w:rsidR="007C5709" w:rsidRPr="002E18F5">
        <w:t xml:space="preserve"> óbitos devido a acidentes de trânsito, um crescimento significativo em relação a 2020</w:t>
      </w:r>
      <w:r w:rsidR="00F963A3">
        <w:t>,</w:t>
      </w:r>
      <w:r w:rsidR="007C5709" w:rsidRPr="002E18F5">
        <w:t xml:space="preserve"> </w:t>
      </w:r>
      <w:r w:rsidR="00FC6CA9" w:rsidRPr="002E18F5">
        <w:t>que também de acordo com a ONSV</w:t>
      </w:r>
      <w:del w:id="26" w:author="Dalton Solano dos Reis" w:date="2023-10-27T10:09:00Z">
        <w:r w:rsidR="00FC6CA9" w:rsidRPr="002E18F5" w:rsidDel="00E10203">
          <w:delText xml:space="preserve"> </w:delText>
        </w:r>
      </w:del>
      <w:r w:rsidR="00FC6CA9" w:rsidRPr="002E18F5">
        <w:t>,</w:t>
      </w:r>
      <w:r w:rsidR="007C5709" w:rsidRPr="002E18F5">
        <w:t xml:space="preserve"> tivemos 32.716 óbitos</w:t>
      </w:r>
      <w:r w:rsidR="00F963A3">
        <w:t>. M</w:t>
      </w:r>
      <w:r w:rsidR="007C5709" w:rsidRPr="002E18F5">
        <w:t xml:space="preserve">esmo com o avanço da tecnologia e da segurança, por que ainda temos tantos acidentes? Segundo um estudo feito pelo </w:t>
      </w:r>
      <w:r>
        <w:t>M</w:t>
      </w:r>
      <w:r w:rsidR="007C5709" w:rsidRPr="002E18F5">
        <w:t xml:space="preserve">inistério dos </w:t>
      </w:r>
      <w:r>
        <w:t>T</w:t>
      </w:r>
      <w:r w:rsidR="007C5709" w:rsidRPr="002E18F5">
        <w:t xml:space="preserve">ransportes, Portos e </w:t>
      </w:r>
      <w:r>
        <w:t>A</w:t>
      </w:r>
      <w:r w:rsidR="007C5709" w:rsidRPr="002E18F5">
        <w:t>viação</w:t>
      </w:r>
      <w:r w:rsidR="00FC6CA9" w:rsidRPr="002E18F5">
        <w:t xml:space="preserve"> civil</w:t>
      </w:r>
      <w:ins w:id="27" w:author="Dalton Solano dos Reis" w:date="2023-10-27T10:10:00Z">
        <w:r w:rsidR="00E10203">
          <w:t xml:space="preserve"> </w:t>
        </w:r>
      </w:ins>
      <w:r w:rsidR="00FC6CA9" w:rsidRPr="002E18F5">
        <w:t>(MTPA)</w:t>
      </w:r>
      <w:r w:rsidR="007C5709" w:rsidRPr="002E18F5">
        <w:t>, em 2020, a principal razão dos acidentes de trânsito no país é a negligência dos motoristas.</w:t>
      </w:r>
    </w:p>
    <w:p w14:paraId="4AA43361" w14:textId="663593E5" w:rsidR="007C5709" w:rsidRPr="002E18F5" w:rsidRDefault="007C5709" w:rsidP="00163CFB">
      <w:pPr>
        <w:pStyle w:val="TF-TEXTO"/>
      </w:pPr>
      <w:r w:rsidRPr="002E18F5">
        <w:t xml:space="preserve">Em 2015, </w:t>
      </w:r>
      <w:r w:rsidR="00774EED">
        <w:t xml:space="preserve">de acordo com o site do </w:t>
      </w:r>
      <w:proofErr w:type="spellStart"/>
      <w:r w:rsidR="00774EED" w:rsidRPr="002E18F5">
        <w:t>COnselho</w:t>
      </w:r>
      <w:proofErr w:type="spellEnd"/>
      <w:r w:rsidR="00774EED" w:rsidRPr="002E18F5">
        <w:t xml:space="preserve"> Nacional de </w:t>
      </w:r>
      <w:proofErr w:type="spellStart"/>
      <w:proofErr w:type="gramStart"/>
      <w:r w:rsidR="00774EED" w:rsidRPr="002E18F5">
        <w:t>TRANsito</w:t>
      </w:r>
      <w:proofErr w:type="spellEnd"/>
      <w:proofErr w:type="gramEnd"/>
      <w:r w:rsidR="00774EED" w:rsidRPr="002E18F5">
        <w:t xml:space="preserve"> (CONTRAN)</w:t>
      </w:r>
      <w:r w:rsidR="00774EED">
        <w:t xml:space="preserve"> </w:t>
      </w:r>
      <w:r w:rsidRPr="002E18F5">
        <w:t>houve uma época que o uso de simuladores era obrigatório por causa de uma medida estabelecida pelo</w:t>
      </w:r>
      <w:r w:rsidR="00774EED">
        <w:t xml:space="preserve"> próprio CONTRAN</w:t>
      </w:r>
      <w:r w:rsidRPr="002E18F5">
        <w:t xml:space="preserve">, que tornara obrigatório o uso da mesma e inúmeras escolas compram o aparelho, anos depois, deixou de ser obrigatório. </w:t>
      </w:r>
      <w:r w:rsidR="00DE2822">
        <w:t>Segundo</w:t>
      </w:r>
      <w:del w:id="28" w:author="Dalton Solano dos Reis" w:date="2023-10-27T10:17:00Z">
        <w:r w:rsidR="003B2EB4" w:rsidDel="005218F0">
          <w:delText xml:space="preserve"> </w:delText>
        </w:r>
        <w:bookmarkStart w:id="29" w:name="_Hlk149067702"/>
        <w:r w:rsidR="003B2EB4" w:rsidDel="005218F0">
          <w:delText>Yane</w:delText>
        </w:r>
      </w:del>
      <w:r w:rsidR="003B2EB4">
        <w:t xml:space="preserve"> </w:t>
      </w:r>
      <w:r w:rsidR="005218F0">
        <w:t>GODRI</w:t>
      </w:r>
      <w:bookmarkEnd w:id="29"/>
      <w:ins w:id="30" w:author="Dalton Solano dos Reis" w:date="2023-10-27T10:11:00Z">
        <w:r w:rsidR="005218F0">
          <w:t xml:space="preserve"> </w:t>
        </w:r>
      </w:ins>
      <w:r w:rsidR="00DE2822">
        <w:t>(</w:t>
      </w:r>
      <w:del w:id="31" w:author="Dalton Solano dos Reis" w:date="2023-10-27T10:17:00Z">
        <w:r w:rsidR="00DE2822" w:rsidDel="005218F0">
          <w:delText xml:space="preserve">Entrevista pessoal, 13 de outubro de </w:delText>
        </w:r>
      </w:del>
      <w:r w:rsidR="00DE2822">
        <w:t>2023)</w:t>
      </w:r>
      <w:r w:rsidR="003B2EB4">
        <w:t>, auxiliar administrativa da</w:t>
      </w:r>
      <w:r w:rsidRPr="002E18F5">
        <w:t xml:space="preserve"> </w:t>
      </w:r>
      <w:r w:rsidR="00B82E4D" w:rsidRPr="002E18F5">
        <w:t>autoescola</w:t>
      </w:r>
      <w:r w:rsidRPr="002E18F5">
        <w:t xml:space="preserve"> Quintino, do município de timbó, fora perguntado se ainda usavam o simulador que eles compraram na época que foi </w:t>
      </w:r>
      <w:ins w:id="32" w:author="Dalton Solano dos Reis" w:date="2023-10-27T10:16:00Z">
        <w:r w:rsidR="005218F0">
          <w:t xml:space="preserve">estabelecido o </w:t>
        </w:r>
      </w:ins>
      <w:r w:rsidRPr="002E18F5">
        <w:t>decretado</w:t>
      </w:r>
      <w:del w:id="33" w:author="Dalton Solano dos Reis" w:date="2023-10-27T10:16:00Z">
        <w:r w:rsidRPr="002E18F5" w:rsidDel="005218F0">
          <w:delText xml:space="preserve"> obrigatório</w:delText>
        </w:r>
      </w:del>
      <w:r w:rsidR="005C4A18">
        <w:t>.</w:t>
      </w:r>
      <w:r w:rsidRPr="002E18F5">
        <w:t xml:space="preserve"> </w:t>
      </w:r>
      <w:ins w:id="34" w:author="Dalton Solano dos Reis" w:date="2023-10-27T10:18:00Z">
        <w:r w:rsidR="005218F0">
          <w:t xml:space="preserve">GODRI </w:t>
        </w:r>
        <w:r w:rsidR="005218F0">
          <w:t xml:space="preserve">(2023) </w:t>
        </w:r>
      </w:ins>
      <w:del w:id="35" w:author="Dalton Solano dos Reis" w:date="2023-10-27T10:18:00Z">
        <w:r w:rsidR="005C4A18" w:rsidDel="005218F0">
          <w:delText>E</w:delText>
        </w:r>
        <w:r w:rsidRPr="002E18F5" w:rsidDel="005218F0">
          <w:delText>les</w:delText>
        </w:r>
        <w:r w:rsidR="005C4A18" w:rsidDel="005218F0">
          <w:delText xml:space="preserve"> responderam </w:delText>
        </w:r>
      </w:del>
      <w:ins w:id="36" w:author="Dalton Solano dos Reis" w:date="2023-10-27T10:18:00Z">
        <w:r w:rsidR="005218F0">
          <w:t>responde</w:t>
        </w:r>
        <w:r w:rsidR="005218F0">
          <w:t>u</w:t>
        </w:r>
        <w:r w:rsidR="005218F0">
          <w:t xml:space="preserve"> </w:t>
        </w:r>
      </w:ins>
      <w:r w:rsidR="005C4A18">
        <w:t>que</w:t>
      </w:r>
      <w:r w:rsidRPr="002E18F5">
        <w:t xml:space="preserve"> pararam de usar o simulador </w:t>
      </w:r>
      <w:r w:rsidR="005C4A18">
        <w:t xml:space="preserve">pelo motivo da </w:t>
      </w:r>
      <w:r w:rsidRPr="002E18F5">
        <w:t xml:space="preserve">"baixa adesão do público, já que o uso já não era mais obrigatório", fora o </w:t>
      </w:r>
      <w:r w:rsidR="00DE2822">
        <w:t>alto</w:t>
      </w:r>
      <w:r w:rsidRPr="002E18F5">
        <w:t xml:space="preserve"> custo para compra</w:t>
      </w:r>
      <w:r w:rsidR="00DE2822">
        <w:t xml:space="preserve"> e manutenção d</w:t>
      </w:r>
      <w:r w:rsidRPr="002E18F5">
        <w:t>o simulador.</w:t>
      </w:r>
    </w:p>
    <w:p w14:paraId="0A1F5C9B" w14:textId="2F57BF5C" w:rsidR="005C4A18" w:rsidRDefault="007C5709" w:rsidP="005C4A18">
      <w:pPr>
        <w:pStyle w:val="TF-TEXTO"/>
      </w:pPr>
      <w:r w:rsidRPr="002E18F5">
        <w:t>Com o avanço das tecnologias móveis e o crescimento exponencial da computação, os aplicativos móveis têm se tornado ferramentas essenciais em várias esferas da vida cotidiana</w:t>
      </w:r>
      <w:r w:rsidR="00F40141">
        <w:t xml:space="preserve">. </w:t>
      </w:r>
      <w:r w:rsidR="00D51224">
        <w:t xml:space="preserve">De acordo com o site </w:t>
      </w:r>
      <w:commentRangeStart w:id="37"/>
      <w:r w:rsidR="00D51224">
        <w:t>Ludos Pro</w:t>
      </w:r>
      <w:r w:rsidR="00F40141">
        <w:t xml:space="preserve"> </w:t>
      </w:r>
      <w:commentRangeEnd w:id="37"/>
      <w:r w:rsidR="005218F0">
        <w:rPr>
          <w:rStyle w:val="Refdecomentrio"/>
        </w:rPr>
        <w:commentReference w:id="37"/>
      </w:r>
      <w:r w:rsidR="00F40141">
        <w:t xml:space="preserve">aprendizado através de jogos ou também conhecido como “aprendizado </w:t>
      </w:r>
      <w:proofErr w:type="spellStart"/>
      <w:r w:rsidR="00F40141">
        <w:t>gamificado</w:t>
      </w:r>
      <w:proofErr w:type="spellEnd"/>
      <w:r w:rsidR="00F40141">
        <w:t>” é uma ótima ferramenta para o estudante diversificar seus meios de estudos</w:t>
      </w:r>
      <w:ins w:id="38" w:author="Dalton Solano dos Reis" w:date="2023-10-27T10:22:00Z">
        <w:r w:rsidR="005218F0">
          <w:t>.</w:t>
        </w:r>
      </w:ins>
      <w:r w:rsidR="00F40141">
        <w:t xml:space="preserve"> </w:t>
      </w:r>
      <w:del w:id="39" w:author="Dalton Solano dos Reis" w:date="2023-10-27T10:23:00Z">
        <w:r w:rsidR="00F40141" w:rsidDel="005218F0">
          <w:delText xml:space="preserve">e </w:delText>
        </w:r>
      </w:del>
      <w:ins w:id="40" w:author="Dalton Solano dos Reis" w:date="2023-10-27T10:23:00Z">
        <w:r w:rsidR="005218F0">
          <w:t>E, se for</w:t>
        </w:r>
        <w:r w:rsidR="005218F0">
          <w:t xml:space="preserve"> </w:t>
        </w:r>
      </w:ins>
      <w:r w:rsidR="00F40141">
        <w:t xml:space="preserve">combinado com a realidade virtual pode ser ainda melhor, pois </w:t>
      </w:r>
      <w:r w:rsidR="00DE2822">
        <w:t xml:space="preserve">o “aprendizado </w:t>
      </w:r>
      <w:proofErr w:type="spellStart"/>
      <w:r w:rsidR="00DE2822">
        <w:t>gamificado</w:t>
      </w:r>
      <w:proofErr w:type="spellEnd"/>
      <w:r w:rsidR="00DE2822">
        <w:t>”</w:t>
      </w:r>
      <w:r w:rsidR="00F40141">
        <w:t xml:space="preserve"> pode simular </w:t>
      </w:r>
      <w:r w:rsidR="00DE2822">
        <w:t>o</w:t>
      </w:r>
      <w:r w:rsidR="00F40141">
        <w:t xml:space="preserve"> ambiente que o usuário </w:t>
      </w:r>
      <w:del w:id="41" w:author="Dalton Solano dos Reis" w:date="2023-10-27T10:24:00Z">
        <w:r w:rsidR="00F40141" w:rsidDel="0096377A">
          <w:delText>pode vir</w:delText>
        </w:r>
        <w:r w:rsidR="002443CD" w:rsidDel="0096377A">
          <w:delText xml:space="preserve"> </w:delText>
        </w:r>
        <w:r w:rsidR="00F40141" w:rsidDel="0096377A">
          <w:delText xml:space="preserve">a </w:delText>
        </w:r>
      </w:del>
      <w:ins w:id="42" w:author="Dalton Solano dos Reis" w:date="2023-10-27T10:24:00Z">
        <w:r w:rsidR="0096377A">
          <w:t xml:space="preserve">iria </w:t>
        </w:r>
      </w:ins>
      <w:r w:rsidR="00F40141">
        <w:t>enfrentar na vida real</w:t>
      </w:r>
      <w:r w:rsidR="00DE2822">
        <w:t>. A</w:t>
      </w:r>
      <w:r w:rsidR="00F40141">
        <w:t xml:space="preserve">ssim </w:t>
      </w:r>
      <w:r w:rsidR="00BF4A50">
        <w:t xml:space="preserve">o </w:t>
      </w:r>
      <w:del w:id="43" w:author="Dalton Solano dos Reis" w:date="2023-10-27T10:25:00Z">
        <w:r w:rsidR="00BF4A50" w:rsidDel="0096377A">
          <w:delText xml:space="preserve">estudante </w:delText>
        </w:r>
      </w:del>
      <w:ins w:id="44" w:author="Dalton Solano dos Reis" w:date="2023-10-27T10:25:00Z">
        <w:r w:rsidR="0096377A">
          <w:t>usuário</w:t>
        </w:r>
        <w:r w:rsidR="0096377A">
          <w:t xml:space="preserve"> </w:t>
        </w:r>
      </w:ins>
      <w:r w:rsidR="00BF4A50">
        <w:t>pode ter</w:t>
      </w:r>
      <w:r w:rsidR="00F40141">
        <w:t xml:space="preserve"> um treinamento antes de ir para o mundo real, além de aprender enquanto se diverte e faz algo que ele gosta, que é jogar.</w:t>
      </w:r>
    </w:p>
    <w:p w14:paraId="1853DCAB" w14:textId="072283B8" w:rsidR="007C5709" w:rsidRDefault="0096377A" w:rsidP="005C4A18">
      <w:pPr>
        <w:pStyle w:val="TF-TEXTO"/>
      </w:pPr>
      <w:ins w:id="45" w:author="Dalton Solano dos Reis" w:date="2023-10-27T10:25:00Z">
        <w:r>
          <w:t xml:space="preserve">Diante deste contexto, este projeto </w:t>
        </w:r>
      </w:ins>
      <w:del w:id="46" w:author="Dalton Solano dos Reis" w:date="2023-10-27T10:25:00Z">
        <w:r w:rsidR="007C5709" w:rsidRPr="002E18F5" w:rsidDel="0096377A">
          <w:delText xml:space="preserve">Este trabalho se </w:delText>
        </w:r>
      </w:del>
      <w:r w:rsidR="007C5709" w:rsidRPr="002E18F5">
        <w:t>propõe</w:t>
      </w:r>
      <w:del w:id="47" w:author="Dalton Solano dos Reis" w:date="2023-10-27T10:25:00Z">
        <w:r w:rsidR="007C5709" w:rsidRPr="002E18F5" w:rsidDel="0096377A">
          <w:delText xml:space="preserve"> a</w:delText>
        </w:r>
      </w:del>
      <w:r w:rsidR="007C5709" w:rsidRPr="002E18F5">
        <w:t xml:space="preserve"> explorar a criação e a implementação de um aplicativo </w:t>
      </w:r>
      <w:ins w:id="48" w:author="Dalton Solano dos Reis" w:date="2023-10-27T10:43:00Z">
        <w:r w:rsidR="003972D8" w:rsidRPr="003972D8">
          <w:t>de jogo utilizando a realidade virtual aumentada</w:t>
        </w:r>
      </w:ins>
      <w:del w:id="49" w:author="Dalton Solano dos Reis" w:date="2023-10-27T10:43:00Z">
        <w:r w:rsidR="007C5709" w:rsidRPr="002E18F5" w:rsidDel="003972D8">
          <w:delText>de</w:delText>
        </w:r>
      </w:del>
      <w:ins w:id="50" w:author="Dalton Solano dos Reis" w:date="2023-10-27T10:43:00Z">
        <w:r w:rsidR="003972D8">
          <w:t>,</w:t>
        </w:r>
      </w:ins>
      <w:del w:id="51" w:author="Dalton Solano dos Reis" w:date="2023-10-27T10:43:00Z">
        <w:r w:rsidR="007C5709" w:rsidRPr="002E18F5" w:rsidDel="003972D8">
          <w:delText xml:space="preserve"> simulador de carro</w:delText>
        </w:r>
      </w:del>
      <w:r w:rsidR="007C5709" w:rsidRPr="002E18F5">
        <w:t xml:space="preserve"> voltado para a parte educacional das leis de trânsito</w:t>
      </w:r>
      <w:r w:rsidR="00BF4A50">
        <w:t>.</w:t>
      </w:r>
      <w:r w:rsidR="007C5709" w:rsidRPr="002E18F5">
        <w:t xml:space="preserve"> </w:t>
      </w:r>
      <w:r w:rsidR="00BF4A50">
        <w:t xml:space="preserve">E assim, com este </w:t>
      </w:r>
      <w:del w:id="52" w:author="Dalton Solano dos Reis" w:date="2023-10-27T10:26:00Z">
        <w:r w:rsidR="007C5709" w:rsidRPr="002E18F5" w:rsidDel="0096377A">
          <w:delText xml:space="preserve">recurso </w:delText>
        </w:r>
      </w:del>
      <w:ins w:id="53" w:author="Dalton Solano dos Reis" w:date="2023-10-27T10:26:00Z">
        <w:r>
          <w:t>aplicativo</w:t>
        </w:r>
        <w:r w:rsidRPr="002E18F5">
          <w:t xml:space="preserve"> </w:t>
        </w:r>
      </w:ins>
      <w:r w:rsidR="00BF4A50">
        <w:t xml:space="preserve">se espera </w:t>
      </w:r>
      <w:r w:rsidR="007C5709" w:rsidRPr="002E18F5">
        <w:t xml:space="preserve">melhorar a qualidade de ensino para motoristas novos ou inexperientes. </w:t>
      </w:r>
      <w:r w:rsidR="00BF4A50">
        <w:t>O</w:t>
      </w:r>
      <w:r w:rsidR="007C5709" w:rsidRPr="002E18F5">
        <w:t>ferece</w:t>
      </w:r>
      <w:r w:rsidR="00BF4A50">
        <w:t>ndo</w:t>
      </w:r>
      <w:r w:rsidR="007C5709" w:rsidRPr="002E18F5">
        <w:t xml:space="preserve"> uma experiência de aprendizado prática, imersiva e interativa</w:t>
      </w:r>
      <w:r w:rsidR="005C4A18">
        <w:t>. E assim</w:t>
      </w:r>
      <w:ins w:id="54" w:author="Dalton Solano dos Reis" w:date="2023-10-27T10:27:00Z">
        <w:r>
          <w:t>,</w:t>
        </w:r>
      </w:ins>
      <w:r w:rsidR="005C4A18">
        <w:t xml:space="preserve"> se espera auxiliar</w:t>
      </w:r>
      <w:r w:rsidR="007C5709" w:rsidRPr="002E18F5">
        <w:t xml:space="preserve"> os futuros condutores </w:t>
      </w:r>
      <w:r w:rsidR="00BF4A50">
        <w:t>a</w:t>
      </w:r>
      <w:r w:rsidR="007C5709" w:rsidRPr="002E18F5">
        <w:t xml:space="preserve"> enfrentar os desafios reais do trânsito, sem ser de uma forma </w:t>
      </w:r>
      <w:commentRangeStart w:id="55"/>
      <w:r w:rsidR="007C5709" w:rsidRPr="002E18F5">
        <w:t>tradicional</w:t>
      </w:r>
      <w:ins w:id="56" w:author="Dalton Solano dos Reis" w:date="2023-10-27T10:27:00Z">
        <w:r>
          <w:t xml:space="preserve"> </w:t>
        </w:r>
      </w:ins>
      <w:r w:rsidR="007C5709" w:rsidRPr="002E18F5">
        <w:t>(</w:t>
      </w:r>
      <w:r w:rsidR="005C4A18">
        <w:t>l</w:t>
      </w:r>
      <w:r w:rsidR="007C5709" w:rsidRPr="002E18F5">
        <w:t xml:space="preserve">ápis </w:t>
      </w:r>
      <w:commentRangeEnd w:id="55"/>
      <w:r>
        <w:rPr>
          <w:rStyle w:val="Refdecomentrio"/>
        </w:rPr>
        <w:commentReference w:id="55"/>
      </w:r>
      <w:r w:rsidR="007C5709" w:rsidRPr="002E18F5">
        <w:t>e caneta) e sem colocar a vida de outros em perigo</w:t>
      </w:r>
      <w:r w:rsidR="00BF4A50">
        <w:t>.</w:t>
      </w:r>
      <w:r w:rsidR="007C5709" w:rsidRPr="002E18F5">
        <w:t xml:space="preserve"> </w:t>
      </w:r>
    </w:p>
    <w:p w14:paraId="6FEB006C" w14:textId="77777777" w:rsidR="00AE75BB" w:rsidRDefault="00AE75BB" w:rsidP="005C4A18">
      <w:pPr>
        <w:pStyle w:val="TF-TEXTO"/>
      </w:pPr>
    </w:p>
    <w:p w14:paraId="2480181D" w14:textId="77777777" w:rsidR="00AE75BB" w:rsidRDefault="00AE75BB" w:rsidP="005C4A18">
      <w:pPr>
        <w:pStyle w:val="TF-TEXTO"/>
      </w:pPr>
    </w:p>
    <w:p w14:paraId="40553A1E" w14:textId="77777777" w:rsidR="00AE75BB" w:rsidRDefault="00AE75BB" w:rsidP="005C4A18">
      <w:pPr>
        <w:pStyle w:val="TF-TEXTO"/>
      </w:pPr>
    </w:p>
    <w:p w14:paraId="73C52038" w14:textId="77777777" w:rsidR="00AE75BB" w:rsidRPr="002E18F5" w:rsidRDefault="00AE75BB" w:rsidP="005C4A18">
      <w:pPr>
        <w:pStyle w:val="TF-TEXTO"/>
      </w:pPr>
    </w:p>
    <w:p w14:paraId="4DEEAE1F" w14:textId="5E16B1E1" w:rsidR="00F255FC" w:rsidRPr="002E18F5" w:rsidRDefault="00F255FC" w:rsidP="00956BF8">
      <w:pPr>
        <w:pStyle w:val="Ttulo2"/>
      </w:pPr>
      <w:bookmarkStart w:id="57" w:name="_Toc419598576"/>
      <w:bookmarkStart w:id="58" w:name="_Toc420721317"/>
      <w:bookmarkStart w:id="59" w:name="_Toc420721467"/>
      <w:bookmarkStart w:id="60" w:name="_Toc420721562"/>
      <w:bookmarkStart w:id="61" w:name="_Toc420721768"/>
      <w:bookmarkStart w:id="62" w:name="_Toc420723209"/>
      <w:bookmarkStart w:id="63" w:name="_Toc482682370"/>
      <w:bookmarkStart w:id="64" w:name="_Toc54164904"/>
      <w:bookmarkStart w:id="65" w:name="_Toc54165664"/>
      <w:bookmarkStart w:id="66" w:name="_Toc54169316"/>
      <w:bookmarkStart w:id="67" w:name="_Toc96347426"/>
      <w:bookmarkStart w:id="68" w:name="_Toc96357710"/>
      <w:bookmarkStart w:id="69" w:name="_Toc96491850"/>
      <w:bookmarkStart w:id="70" w:name="_Toc411603090"/>
      <w:r w:rsidRPr="002E18F5">
        <w:t>OBJETIVOS</w:t>
      </w:r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14:paraId="74503A63" w14:textId="71CFEAAB" w:rsidR="00D7661B" w:rsidDel="003972D8" w:rsidRDefault="003972D8" w:rsidP="00FC6CA9">
      <w:pPr>
        <w:pStyle w:val="NormalWeb"/>
        <w:spacing w:before="0" w:beforeAutospacing="0" w:after="120" w:afterAutospacing="0"/>
        <w:ind w:firstLine="680"/>
        <w:jc w:val="both"/>
        <w:rPr>
          <w:del w:id="71" w:author="Dalton Solano dos Reis" w:date="2023-10-27T10:42:00Z"/>
          <w:color w:val="000000"/>
          <w:sz w:val="22"/>
          <w:szCs w:val="22"/>
        </w:rPr>
      </w:pPr>
      <w:ins w:id="72" w:author="Dalton Solano dos Reis" w:date="2023-10-27T10:42:00Z">
        <w:r w:rsidRPr="003972D8">
          <w:rPr>
            <w:color w:val="000000"/>
            <w:sz w:val="22"/>
            <w:szCs w:val="22"/>
          </w:rPr>
          <w:t>O objetivo principal deste projeto é desenvolver um aplicativo de jogo de conscientização no trânsito utilizando a realidade virtual aumentada.</w:t>
        </w:r>
      </w:ins>
      <w:ins w:id="73" w:author="Dalton Solano dos Reis" w:date="2023-10-27T10:44:00Z">
        <w:r>
          <w:rPr>
            <w:color w:val="000000"/>
            <w:sz w:val="22"/>
            <w:szCs w:val="22"/>
          </w:rPr>
          <w:t xml:space="preserve"> </w:t>
        </w:r>
      </w:ins>
      <w:del w:id="74" w:author="Dalton Solano dos Reis" w:date="2023-10-27T10:42:00Z">
        <w:r w:rsidR="00FC6CA9" w:rsidRPr="002E18F5" w:rsidDel="003972D8">
          <w:rPr>
            <w:color w:val="000000"/>
            <w:sz w:val="22"/>
            <w:szCs w:val="22"/>
          </w:rPr>
          <w:delText xml:space="preserve">O objetivo </w:delText>
        </w:r>
        <w:r w:rsidR="00C81495" w:rsidDel="003972D8">
          <w:rPr>
            <w:color w:val="000000"/>
            <w:sz w:val="22"/>
            <w:szCs w:val="22"/>
          </w:rPr>
          <w:delText xml:space="preserve">principal deste projeto </w:delText>
        </w:r>
        <w:r w:rsidR="00FC6CA9" w:rsidRPr="002E18F5" w:rsidDel="003972D8">
          <w:rPr>
            <w:color w:val="000000"/>
            <w:sz w:val="22"/>
            <w:szCs w:val="22"/>
          </w:rPr>
          <w:delText xml:space="preserve">é desenvolver um </w:delText>
        </w:r>
        <w:r w:rsidR="00C81495" w:rsidDel="003972D8">
          <w:rPr>
            <w:color w:val="000000"/>
            <w:sz w:val="22"/>
            <w:szCs w:val="22"/>
          </w:rPr>
          <w:delText xml:space="preserve">aplicativo </w:delText>
        </w:r>
        <w:r w:rsidR="00FC6CA9" w:rsidRPr="002E18F5" w:rsidDel="003972D8">
          <w:rPr>
            <w:color w:val="000000"/>
            <w:sz w:val="22"/>
            <w:szCs w:val="22"/>
          </w:rPr>
          <w:delText>de simulador de carro</w:delText>
        </w:r>
        <w:r w:rsidR="00D7661B" w:rsidDel="003972D8">
          <w:rPr>
            <w:color w:val="000000"/>
            <w:sz w:val="22"/>
            <w:szCs w:val="22"/>
          </w:rPr>
          <w:delText>, com foco na educação sobre as leis de trânsito</w:delText>
        </w:r>
      </w:del>
    </w:p>
    <w:p w14:paraId="032777D4" w14:textId="77777777" w:rsidR="00D7661B" w:rsidRDefault="00D7661B" w:rsidP="00FC6CA9">
      <w:pPr>
        <w:pStyle w:val="NormalWeb"/>
        <w:spacing w:before="0" w:beforeAutospacing="0" w:after="120" w:afterAutospacing="0"/>
        <w:ind w:firstLine="680"/>
        <w:jc w:val="both"/>
        <w:rPr>
          <w:color w:val="000000"/>
          <w:sz w:val="22"/>
          <w:szCs w:val="22"/>
        </w:rPr>
      </w:pPr>
      <w:commentRangeStart w:id="75"/>
      <w:r>
        <w:rPr>
          <w:color w:val="000000"/>
          <w:sz w:val="22"/>
          <w:szCs w:val="22"/>
        </w:rPr>
        <w:t xml:space="preserve">Os objetivos </w:t>
      </w:r>
      <w:commentRangeEnd w:id="75"/>
      <w:r w:rsidR="00B50888">
        <w:rPr>
          <w:rStyle w:val="Refdecomentrio"/>
        </w:rPr>
        <w:commentReference w:id="75"/>
      </w:r>
      <w:r>
        <w:rPr>
          <w:color w:val="000000"/>
          <w:sz w:val="22"/>
          <w:szCs w:val="22"/>
        </w:rPr>
        <w:t>específicos são:</w:t>
      </w:r>
    </w:p>
    <w:p w14:paraId="2549D82D" w14:textId="6AF4A10A" w:rsidR="00D7661B" w:rsidRDefault="00D7661B" w:rsidP="00D7661B">
      <w:pPr>
        <w:pStyle w:val="TF-ALNEA"/>
      </w:pPr>
      <w:r>
        <w:t>Penalizar o usuário ao descumprir uma lei ou bater o carro</w:t>
      </w:r>
    </w:p>
    <w:p w14:paraId="46801A6D" w14:textId="7E244DB5" w:rsidR="00D7661B" w:rsidRDefault="00D7661B" w:rsidP="00D7661B">
      <w:pPr>
        <w:pStyle w:val="TF-ALNEA"/>
      </w:pPr>
      <w:r>
        <w:t xml:space="preserve">Treinar o usuário simulando uma situação real do </w:t>
      </w:r>
      <w:proofErr w:type="gramStart"/>
      <w:r>
        <w:t>dia-a-dia</w:t>
      </w:r>
      <w:proofErr w:type="gramEnd"/>
    </w:p>
    <w:p w14:paraId="5373D32C" w14:textId="0C0FEB67" w:rsidR="00D7661B" w:rsidRDefault="00D7661B" w:rsidP="00D7661B">
      <w:pPr>
        <w:pStyle w:val="TF-ALNEA"/>
      </w:pPr>
      <w:r>
        <w:t>Analisar a possibilidade de usar o aplicativo como uma ferramenta educacional</w:t>
      </w:r>
    </w:p>
    <w:p w14:paraId="52D33CFB" w14:textId="7AB43F58" w:rsidR="00AE75BB" w:rsidRDefault="00AE75BB" w:rsidP="00D7661B">
      <w:pPr>
        <w:pStyle w:val="TF-ALNEA"/>
      </w:pPr>
      <w:r>
        <w:t xml:space="preserve">Utilizar da Realidade </w:t>
      </w:r>
      <w:r w:rsidR="000E0644">
        <w:t>Aumenta</w:t>
      </w:r>
      <w:r>
        <w:t xml:space="preserve"> para aumentar a imersão do usuário</w:t>
      </w:r>
    </w:p>
    <w:p w14:paraId="6B0A09B4" w14:textId="77777777" w:rsidR="00A44581" w:rsidRPr="002E18F5" w:rsidRDefault="00A44581" w:rsidP="00424AD5">
      <w:pPr>
        <w:pStyle w:val="Ttulo1"/>
      </w:pPr>
      <w:bookmarkStart w:id="76" w:name="_Toc419598587"/>
      <w:r w:rsidRPr="002E18F5">
        <w:t>trabalhos correlatos</w:t>
      </w:r>
    </w:p>
    <w:p w14:paraId="73187883" w14:textId="59CB55A8" w:rsidR="00FC6CA9" w:rsidRPr="002E18F5" w:rsidRDefault="00FC6CA9" w:rsidP="00A44581">
      <w:pPr>
        <w:pStyle w:val="TF-TEXTO"/>
      </w:pPr>
      <w:r w:rsidRPr="002E18F5">
        <w:rPr>
          <w:rStyle w:val="apple-tab-span"/>
          <w:color w:val="000000"/>
          <w:sz w:val="22"/>
          <w:szCs w:val="22"/>
        </w:rPr>
        <w:tab/>
      </w:r>
      <w:commentRangeStart w:id="77"/>
      <w:r w:rsidR="00961DE1">
        <w:rPr>
          <w:color w:val="000000"/>
          <w:sz w:val="22"/>
          <w:szCs w:val="22"/>
        </w:rPr>
        <w:t xml:space="preserve">Nesta seção é apresentado </w:t>
      </w:r>
      <w:commentRangeEnd w:id="77"/>
      <w:r w:rsidR="00B50888">
        <w:rPr>
          <w:rStyle w:val="Refdecomentrio"/>
        </w:rPr>
        <w:commentReference w:id="77"/>
      </w:r>
      <w:r w:rsidR="00961DE1">
        <w:rPr>
          <w:color w:val="000000"/>
          <w:sz w:val="22"/>
          <w:szCs w:val="22"/>
        </w:rPr>
        <w:t>três trabalhos correlatos</w:t>
      </w:r>
      <w:r w:rsidRPr="002E18F5">
        <w:rPr>
          <w:color w:val="000000"/>
          <w:sz w:val="22"/>
          <w:szCs w:val="22"/>
        </w:rPr>
        <w:t xml:space="preserve"> que tem características relacionadas ao aplicativo que será desenvolvido. O primeiro </w:t>
      </w:r>
      <w:del w:id="78" w:author="Dalton Solano dos Reis" w:date="2023-10-27T10:56:00Z">
        <w:r w:rsidRPr="002E18F5" w:rsidDel="00B50888">
          <w:rPr>
            <w:color w:val="000000"/>
            <w:sz w:val="22"/>
            <w:szCs w:val="22"/>
          </w:rPr>
          <w:delText xml:space="preserve">será </w:delText>
        </w:r>
      </w:del>
      <w:proofErr w:type="spellStart"/>
      <w:ins w:id="79" w:author="Dalton Solano dos Reis" w:date="2023-10-27T10:56:00Z">
        <w:r w:rsidR="00B50888">
          <w:rPr>
            <w:color w:val="000000"/>
            <w:sz w:val="22"/>
            <w:szCs w:val="22"/>
          </w:rPr>
          <w:t>é</w:t>
        </w:r>
      </w:ins>
      <w:r w:rsidRPr="002E18F5">
        <w:rPr>
          <w:color w:val="000000"/>
          <w:sz w:val="22"/>
          <w:szCs w:val="22"/>
        </w:rPr>
        <w:t>um</w:t>
      </w:r>
      <w:proofErr w:type="spellEnd"/>
      <w:r w:rsidRPr="002E18F5">
        <w:rPr>
          <w:color w:val="000000"/>
          <w:sz w:val="22"/>
          <w:szCs w:val="22"/>
        </w:rPr>
        <w:t xml:space="preserve"> projeto desenvolvido pelo aluno Thiago Alberto </w:t>
      </w:r>
      <w:proofErr w:type="spellStart"/>
      <w:r w:rsidRPr="002E18F5">
        <w:rPr>
          <w:color w:val="000000"/>
          <w:sz w:val="22"/>
          <w:szCs w:val="22"/>
        </w:rPr>
        <w:t>Buzzi</w:t>
      </w:r>
      <w:proofErr w:type="spellEnd"/>
      <w:r w:rsidRPr="002E18F5">
        <w:rPr>
          <w:color w:val="000000"/>
          <w:sz w:val="22"/>
          <w:szCs w:val="22"/>
        </w:rPr>
        <w:t xml:space="preserve"> e tendo também o professor Dalton Solano dos Reis como coordenador, trata de um simulador de carro, onde o mesmo precisa seguir as leis, o segundo trabalho correlato é um</w:t>
      </w:r>
      <w:r w:rsidR="00163CFB" w:rsidRPr="002E18F5">
        <w:rPr>
          <w:color w:val="000000"/>
          <w:sz w:val="22"/>
          <w:szCs w:val="22"/>
        </w:rPr>
        <w:t xml:space="preserve"> simulador de baixo custo, em um Head </w:t>
      </w:r>
      <w:proofErr w:type="spellStart"/>
      <w:r w:rsidR="00163CFB" w:rsidRPr="002E18F5">
        <w:rPr>
          <w:color w:val="000000"/>
          <w:sz w:val="22"/>
          <w:szCs w:val="22"/>
        </w:rPr>
        <w:t>Up</w:t>
      </w:r>
      <w:proofErr w:type="spellEnd"/>
      <w:r w:rsidR="00163CFB" w:rsidRPr="002E18F5">
        <w:rPr>
          <w:color w:val="000000"/>
          <w:sz w:val="22"/>
          <w:szCs w:val="22"/>
        </w:rPr>
        <w:t xml:space="preserve"> </w:t>
      </w:r>
      <w:proofErr w:type="gramStart"/>
      <w:r w:rsidR="00163CFB" w:rsidRPr="002E18F5">
        <w:rPr>
          <w:color w:val="000000"/>
          <w:sz w:val="22"/>
          <w:szCs w:val="22"/>
        </w:rPr>
        <w:t>Display(</w:t>
      </w:r>
      <w:proofErr w:type="gramEnd"/>
      <w:r w:rsidR="00163CFB" w:rsidRPr="002E18F5">
        <w:rPr>
          <w:color w:val="000000"/>
          <w:sz w:val="22"/>
          <w:szCs w:val="22"/>
        </w:rPr>
        <w:t>HUD) de baixo custo e o terceiro e último trabalho correlato é também um simulador, porém mais voltado para a segurança viária.</w:t>
      </w:r>
    </w:p>
    <w:p w14:paraId="3AFBACAA" w14:textId="32298BCD" w:rsidR="00A44581" w:rsidRDefault="009342FB" w:rsidP="00956BF8">
      <w:pPr>
        <w:pStyle w:val="Ttulo2"/>
      </w:pPr>
      <w:r>
        <w:t>Transitar</w:t>
      </w:r>
    </w:p>
    <w:p w14:paraId="1FA47FCC" w14:textId="006F6B35" w:rsidR="009342FB" w:rsidRDefault="00961DE1" w:rsidP="00100790">
      <w:pPr>
        <w:pStyle w:val="TF-LEGENDA"/>
      </w:pPr>
      <w:commentRangeStart w:id="80"/>
      <w:r>
        <w:t>Este</w:t>
      </w:r>
      <w:r w:rsidR="00100790">
        <w:t xml:space="preserve"> trabalho descrev</w:t>
      </w:r>
      <w:commentRangeEnd w:id="80"/>
      <w:r w:rsidR="00B50888">
        <w:rPr>
          <w:rStyle w:val="Refdecomentrio"/>
        </w:rPr>
        <w:commentReference w:id="80"/>
      </w:r>
      <w:r w:rsidR="00100790">
        <w:t xml:space="preserve">e o desenvolvimento do </w:t>
      </w:r>
      <w:proofErr w:type="gramStart"/>
      <w:r w:rsidR="00100790">
        <w:t xml:space="preserve">aplicativo </w:t>
      </w:r>
      <w:proofErr w:type="spellStart"/>
      <w:r w:rsidR="00100790">
        <w:t>TransitAR</w:t>
      </w:r>
      <w:proofErr w:type="spellEnd"/>
      <w:proofErr w:type="gramEnd"/>
      <w:r w:rsidR="00100790">
        <w:t xml:space="preserve"> e seus respectivos teste</w:t>
      </w:r>
      <w:r>
        <w:t>s.</w:t>
      </w:r>
      <w:r w:rsidR="00100790">
        <w:t xml:space="preserve"> </w:t>
      </w:r>
      <w:r>
        <w:t>E</w:t>
      </w:r>
      <w:r w:rsidR="00100790">
        <w:t xml:space="preserve"> de acordo com o autor Thiago Alberto </w:t>
      </w:r>
      <w:proofErr w:type="spellStart"/>
      <w:r w:rsidR="00100790">
        <w:t>Buzzi</w:t>
      </w:r>
      <w:proofErr w:type="spellEnd"/>
      <w:r w:rsidR="00100790">
        <w:t xml:space="preserve"> “O aplicativo busca unir o atrativo de jogabilidade ao foco na conscientização de trânsito, abrangendo um grande grupo de usuários e auxiliando a diminuir o número de acidentes nas rodovias.”</w:t>
      </w:r>
      <w:r>
        <w:t>. P</w:t>
      </w:r>
      <w:r w:rsidR="00100790">
        <w:t xml:space="preserve">ara fazer isso foi necessário uma série de fatores, tanto de jogabilidade quanto de realidade </w:t>
      </w:r>
      <w:r>
        <w:t xml:space="preserve">de </w:t>
      </w:r>
      <w:r w:rsidR="00100790">
        <w:t>aumentada, conforme mostrado na figura 1.</w:t>
      </w:r>
    </w:p>
    <w:p w14:paraId="10700D0C" w14:textId="537AA220" w:rsidR="002714D3" w:rsidRDefault="009342FB" w:rsidP="002714D3">
      <w:pPr>
        <w:pStyle w:val="TF-TEXTO"/>
      </w:pPr>
      <w:r>
        <w:tab/>
      </w:r>
      <w:r w:rsidR="00100790">
        <w:t xml:space="preserve">Os fatores utilizados para </w:t>
      </w:r>
      <w:r w:rsidR="002714D3">
        <w:t>que o usuário tenha imersão foram vários e dispostos sobre tela, assim fazendo com que o usuário não precise abrir um menu ou entrar em outra tela para obter a informação, portanto, tendo tudo sempre a vista e em mãos e estes fatores são</w:t>
      </w:r>
      <w:r w:rsidR="00961DE1">
        <w:t xml:space="preserve"> demonstrados na figura 1</w:t>
      </w:r>
      <w:r w:rsidR="002714D3">
        <w:t>:</w:t>
      </w:r>
    </w:p>
    <w:p w14:paraId="2033F5EA" w14:textId="4C7ED6E6" w:rsidR="002714D3" w:rsidRDefault="002714D3" w:rsidP="002714D3">
      <w:pPr>
        <w:pStyle w:val="TF-LEGENDA"/>
      </w:pPr>
      <w:r w:rsidRPr="002E18F5">
        <w:t xml:space="preserve">Figura </w:t>
      </w:r>
      <w:r w:rsidR="00961DE1">
        <w:t>1</w:t>
      </w:r>
      <w:r w:rsidRPr="002E18F5">
        <w:t xml:space="preserve"> – </w:t>
      </w:r>
      <w:r>
        <w:t>Ferramentas para imersão</w:t>
      </w:r>
      <w:r w:rsidRPr="002714D3">
        <w:rPr>
          <w:noProof/>
        </w:rPr>
        <w:drawing>
          <wp:inline distT="0" distB="0" distL="0" distR="0" wp14:anchorId="76055D03" wp14:editId="17472030">
            <wp:extent cx="5756910" cy="2867025"/>
            <wp:effectExtent l="0" t="0" r="0" b="9525"/>
            <wp:docPr id="1222002961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02961" name="Imagem 1" descr="Diagrama&#10;&#10;Descrição gerada automaticamente com confiança média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D962" w14:textId="4FC99184" w:rsidR="00961DE1" w:rsidRDefault="004973E1" w:rsidP="00961DE1">
      <w:pPr>
        <w:pStyle w:val="TF-FONTE"/>
      </w:pPr>
      <w:r>
        <w:t xml:space="preserve"> </w:t>
      </w:r>
      <w:r w:rsidR="002714D3" w:rsidRPr="002E18F5">
        <w:t xml:space="preserve">Fonte: </w:t>
      </w:r>
      <w:proofErr w:type="gramStart"/>
      <w:r w:rsidR="00B44831">
        <w:t>Thiago(</w:t>
      </w:r>
      <w:proofErr w:type="gramEnd"/>
      <w:r w:rsidR="00B44831">
        <w:t>2018)</w:t>
      </w:r>
    </w:p>
    <w:p w14:paraId="6F90CB26" w14:textId="77777777" w:rsidR="00DA3E4F" w:rsidRDefault="00961DE1" w:rsidP="00DA3E4F">
      <w:pPr>
        <w:pStyle w:val="TF-FONTE"/>
        <w:jc w:val="left"/>
        <w:rPr>
          <w:sz w:val="20"/>
        </w:rPr>
      </w:pPr>
      <w:r>
        <w:tab/>
      </w:r>
      <w:r>
        <w:rPr>
          <w:sz w:val="20"/>
        </w:rPr>
        <w:t>O usuário possui vários objetos</w:t>
      </w:r>
      <w:r w:rsidR="00D53E26">
        <w:rPr>
          <w:sz w:val="20"/>
        </w:rPr>
        <w:t xml:space="preserve"> na tela</w:t>
      </w:r>
      <w:r>
        <w:rPr>
          <w:sz w:val="20"/>
        </w:rPr>
        <w:t xml:space="preserve">, que pode ser uma informação ou um botão que </w:t>
      </w:r>
      <w:proofErr w:type="gramStart"/>
      <w:r>
        <w:rPr>
          <w:sz w:val="20"/>
        </w:rPr>
        <w:t>acarrete em</w:t>
      </w:r>
      <w:proofErr w:type="gramEnd"/>
      <w:r>
        <w:rPr>
          <w:sz w:val="20"/>
        </w:rPr>
        <w:t xml:space="preserve"> uma ação</w:t>
      </w:r>
      <w:r w:rsidR="00D53E26">
        <w:rPr>
          <w:sz w:val="20"/>
        </w:rPr>
        <w:t>. E c</w:t>
      </w:r>
      <w:r>
        <w:rPr>
          <w:sz w:val="20"/>
        </w:rPr>
        <w:t xml:space="preserve">om o objetivo de aumentar a </w:t>
      </w:r>
      <w:proofErr w:type="spellStart"/>
      <w:r>
        <w:rPr>
          <w:sz w:val="20"/>
        </w:rPr>
        <w:t>imersividade</w:t>
      </w:r>
      <w:proofErr w:type="spellEnd"/>
      <w:r>
        <w:rPr>
          <w:sz w:val="20"/>
        </w:rPr>
        <w:t xml:space="preserve"> do usuário, fazendo o uso da realidade aumentada. </w:t>
      </w:r>
      <w:r w:rsidR="00DA3E4F">
        <w:rPr>
          <w:sz w:val="20"/>
        </w:rPr>
        <w:t>De acordo com o Quadro 7 disposto pelo autor:</w:t>
      </w:r>
    </w:p>
    <w:p w14:paraId="1AA22C76" w14:textId="31FDC58F" w:rsidR="00DA3E4F" w:rsidRPr="003B2EB4" w:rsidRDefault="00961DE1" w:rsidP="00DA3E4F">
      <w:pPr>
        <w:pStyle w:val="TF-FONTE"/>
        <w:ind w:firstLine="567"/>
        <w:jc w:val="left"/>
        <w:rPr>
          <w:sz w:val="20"/>
        </w:rPr>
      </w:pPr>
      <w:r>
        <w:rPr>
          <w:sz w:val="20"/>
        </w:rPr>
        <w:t xml:space="preserve">O </w:t>
      </w:r>
      <w:r w:rsidR="00D53E26">
        <w:rPr>
          <w:sz w:val="20"/>
        </w:rPr>
        <w:t xml:space="preserve">primeiro objeto consiste em uma barra de mecânica do veículo, cujo vai caindo conforme o condutor colide com o carro e ao chegar em zero </w:t>
      </w:r>
      <w:proofErr w:type="gramStart"/>
      <w:r w:rsidR="00D53E26">
        <w:rPr>
          <w:sz w:val="20"/>
        </w:rPr>
        <w:t>o mesmo</w:t>
      </w:r>
      <w:proofErr w:type="gramEnd"/>
      <w:r w:rsidR="00D53E26">
        <w:rPr>
          <w:sz w:val="20"/>
        </w:rPr>
        <w:t xml:space="preserve"> perde o jogo. O segundo objeto é o combustível e a barra vai diminuindo conforme o condutor percorre com o carro pela cidade, mas é possível abastecer o carro em postos </w:t>
      </w:r>
      <w:r w:rsidR="00D53E26">
        <w:rPr>
          <w:sz w:val="20"/>
        </w:rPr>
        <w:lastRenderedPageBreak/>
        <w:t xml:space="preserve">dispostos pela cidade e o condutor perde o jogo caso esta barra de gasolina zere. Já o terceiro é o descanso do jogador e o quarto é os pontos, que podem subir ou descer conforme ele obedece ou </w:t>
      </w:r>
      <w:proofErr w:type="gramStart"/>
      <w:r w:rsidR="00D53E26">
        <w:rPr>
          <w:sz w:val="20"/>
        </w:rPr>
        <w:t>desobedece as</w:t>
      </w:r>
      <w:proofErr w:type="gramEnd"/>
      <w:r w:rsidR="00D53E26">
        <w:rPr>
          <w:sz w:val="20"/>
        </w:rPr>
        <w:t xml:space="preserve"> leis de trânsito. A quinta marcação é referente a visão do condutor, que é em primeira pessoa, também para aumentar a </w:t>
      </w:r>
      <w:proofErr w:type="spellStart"/>
      <w:r w:rsidR="00D53E26">
        <w:rPr>
          <w:sz w:val="20"/>
        </w:rPr>
        <w:t>imersividade</w:t>
      </w:r>
      <w:proofErr w:type="spellEnd"/>
      <w:r w:rsidR="00D53E26">
        <w:rPr>
          <w:sz w:val="20"/>
        </w:rPr>
        <w:t xml:space="preserve">. O sexto ponto é o joystick que coordena o carro. O sétimo é um acesso rápido ao menu. O oitavo altera a visão do jogador entre primeira e terceira pessoa. O nono </w:t>
      </w:r>
      <w:proofErr w:type="gramStart"/>
      <w:r w:rsidR="00D53E26">
        <w:rPr>
          <w:sz w:val="20"/>
        </w:rPr>
        <w:t>é  o</w:t>
      </w:r>
      <w:proofErr w:type="gramEnd"/>
      <w:r w:rsidR="00D53E26">
        <w:rPr>
          <w:sz w:val="20"/>
        </w:rPr>
        <w:t xml:space="preserve"> botão para colocar e tirar o sinto. Já o décimo é o velocímetro com a velocidade do condutor e o décimo primeiro é uma área onde é exibido as notificações do jogo.</w:t>
      </w:r>
      <w:r w:rsidR="00DA3E4F" w:rsidRPr="003B2EB4">
        <w:rPr>
          <w:sz w:val="20"/>
        </w:rPr>
        <w:t xml:space="preserve"> </w:t>
      </w:r>
    </w:p>
    <w:p w14:paraId="167459B7" w14:textId="4C6CBCC9" w:rsidR="003B2EB4" w:rsidRDefault="003B2EB4" w:rsidP="00DA3E4F">
      <w:pPr>
        <w:ind w:firstLine="567"/>
        <w:rPr>
          <w:sz w:val="20"/>
          <w:szCs w:val="20"/>
        </w:rPr>
      </w:pPr>
      <w:r w:rsidRPr="003B2EB4">
        <w:rPr>
          <w:sz w:val="20"/>
          <w:szCs w:val="20"/>
        </w:rPr>
        <w:t xml:space="preserve">O jogador possui um sistema de </w:t>
      </w:r>
      <w:proofErr w:type="gramStart"/>
      <w:r w:rsidRPr="003B2EB4">
        <w:rPr>
          <w:sz w:val="20"/>
          <w:szCs w:val="20"/>
        </w:rPr>
        <w:t>pontuação</w:t>
      </w:r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de acordo com o cumprimento das leis de trânsito) </w:t>
      </w:r>
      <w:r w:rsidRPr="003B2EB4">
        <w:rPr>
          <w:sz w:val="20"/>
          <w:szCs w:val="20"/>
        </w:rPr>
        <w:t>e uma métrica de vida e gasolina do automóvel. A vida do automóvel diminui conforme o usuário vai batendo o mesmo nos objetos dispostos no cenário e o usuário perde ao zerar a barra, já a gasolina diminui conforme o usuário anda com o carro e pode ser recuperada em postos de gasolinas dispostos no mapa</w:t>
      </w:r>
      <w:r>
        <w:rPr>
          <w:sz w:val="20"/>
          <w:szCs w:val="20"/>
        </w:rPr>
        <w:t xml:space="preserve">. O sistema de pontuação começa a funcionar logo no </w:t>
      </w:r>
      <w:proofErr w:type="gramStart"/>
      <w:r>
        <w:rPr>
          <w:sz w:val="20"/>
          <w:szCs w:val="20"/>
        </w:rPr>
        <w:t>inicio</w:t>
      </w:r>
      <w:proofErr w:type="gramEnd"/>
      <w:r>
        <w:rPr>
          <w:sz w:val="20"/>
          <w:szCs w:val="20"/>
        </w:rPr>
        <w:t xml:space="preserve"> do jogo, quando o usuário é colocado em um cruzamento no qual o sinal está fechado para os veículos, se o usuário passar o cruzamento, ele perde pontos</w:t>
      </w:r>
      <w:r w:rsidR="00AC1B10">
        <w:rPr>
          <w:sz w:val="20"/>
          <w:szCs w:val="20"/>
        </w:rPr>
        <w:t xml:space="preserve">. Após passado o cruzamento o jogador percorre a cidade, passando por </w:t>
      </w:r>
      <w:proofErr w:type="gramStart"/>
      <w:r w:rsidR="00AC1B10">
        <w:rPr>
          <w:sz w:val="20"/>
          <w:szCs w:val="20"/>
        </w:rPr>
        <w:t>outras situação</w:t>
      </w:r>
      <w:proofErr w:type="gramEnd"/>
      <w:r w:rsidR="00AC1B10">
        <w:rPr>
          <w:sz w:val="20"/>
          <w:szCs w:val="20"/>
        </w:rPr>
        <w:t xml:space="preserve"> que requerem uma tomada de decisão e isso o usuário pode tomar uma decisão correta ou não. Ao realizar uma decisão que vai contra a lei, como ultrapassar o cruzamento fechado, o usuário perde pontos, e ao chegar em zero, perde o jogo, mas ele ainda pode recuperar sua pontuação acertando</w:t>
      </w:r>
      <w:r w:rsidR="00F917B2">
        <w:rPr>
          <w:sz w:val="20"/>
          <w:szCs w:val="20"/>
        </w:rPr>
        <w:t xml:space="preserve"> suas futuras decisões, assim evitando sair da lei.</w:t>
      </w:r>
      <w:r>
        <w:rPr>
          <w:sz w:val="20"/>
          <w:szCs w:val="20"/>
        </w:rPr>
        <w:t xml:space="preserve"> </w:t>
      </w:r>
    </w:p>
    <w:p w14:paraId="254ABA02" w14:textId="77777777" w:rsidR="003B2EB4" w:rsidRPr="003B2EB4" w:rsidRDefault="003B2EB4" w:rsidP="005C285F">
      <w:pPr>
        <w:rPr>
          <w:sz w:val="20"/>
          <w:szCs w:val="20"/>
        </w:rPr>
      </w:pPr>
    </w:p>
    <w:p w14:paraId="1ABB6976" w14:textId="31232A5E" w:rsidR="00A44581" w:rsidRPr="002E18F5" w:rsidRDefault="00AD5232" w:rsidP="00956BF8">
      <w:pPr>
        <w:pStyle w:val="Ttulo2"/>
      </w:pPr>
      <w:r>
        <w:t>Validação de simuladores de condução low-cost baseados num motor de jogo usando heads-up display: estudo de caso com simulação de dispositivos in-glass</w:t>
      </w:r>
    </w:p>
    <w:p w14:paraId="50F3FDED" w14:textId="621E3E4D" w:rsidR="00A77844" w:rsidRDefault="009750D7" w:rsidP="00F917B2">
      <w:pPr>
        <w:pStyle w:val="TF-TEXTO"/>
      </w:pPr>
      <w:r>
        <w:t xml:space="preserve">Apesar de não ter um foco nas leis de </w:t>
      </w:r>
      <w:r w:rsidR="00D37684">
        <w:t>trânsito</w:t>
      </w:r>
      <w:r>
        <w:t xml:space="preserve">, vida do automóvel e gasolina, </w:t>
      </w:r>
      <w:r w:rsidR="00F917B2">
        <w:t>Patrícia Raquel de Jesus Araújo Alves tinha como principal objetivo do</w:t>
      </w:r>
      <w:r>
        <w:t xml:space="preserve"> seu</w:t>
      </w:r>
      <w:r w:rsidR="00F917B2">
        <w:t xml:space="preserve"> projeto</w:t>
      </w:r>
      <w:r w:rsidR="00AD5232">
        <w:t xml:space="preserve"> saber até que ponto um simulador de baixo custo (utilizando um computador pessoal) pode ser útil em detrimento de um mais caro.</w:t>
      </w:r>
      <w:r w:rsidR="00962B01">
        <w:t xml:space="preserve"> Outro foco que </w:t>
      </w:r>
      <w:r w:rsidR="00F917B2">
        <w:t xml:space="preserve">Patrícia tinha com </w:t>
      </w:r>
      <w:r w:rsidR="0062497C">
        <w:t>este</w:t>
      </w:r>
      <w:r w:rsidR="00962B01">
        <w:t xml:space="preserve"> projeto foi</w:t>
      </w:r>
      <w:r w:rsidR="002203BF">
        <w:t xml:space="preserve"> que o simulador </w:t>
      </w:r>
      <w:r w:rsidR="00A77844">
        <w:t xml:space="preserve">físico </w:t>
      </w:r>
      <w:r w:rsidR="002203BF">
        <w:t xml:space="preserve">pudesse ser mais distribuído, diferente de simuladores de médio custo atuais que exigem que você o tenha </w:t>
      </w:r>
      <w:r w:rsidR="0062497C">
        <w:t>fixo e com</w:t>
      </w:r>
      <w:r w:rsidR="002203BF">
        <w:t xml:space="preserve"> pouca mobilidade.</w:t>
      </w:r>
      <w:r w:rsidR="002203BF" w:rsidRPr="002203BF">
        <w:t xml:space="preserve"> </w:t>
      </w:r>
      <w:r w:rsidR="0062497C">
        <w:t>E ainda t</w:t>
      </w:r>
      <w:r w:rsidR="002203BF" w:rsidRPr="002203BF">
        <w:t>er como fazer uma simulação de condução fiável em uma escala grande seria o id</w:t>
      </w:r>
      <w:r w:rsidR="002203BF">
        <w:t>e</w:t>
      </w:r>
      <w:r w:rsidR="002203BF" w:rsidRPr="002203BF">
        <w:t>al, tendo em mente que hoje em dia ter um</w:t>
      </w:r>
      <w:r w:rsidR="0062497C">
        <w:t xml:space="preserve"> volante acoplado a um</w:t>
      </w:r>
      <w:r w:rsidR="002203BF" w:rsidRPr="002203BF">
        <w:t xml:space="preserve"> computador em casa não é mais tão difícil</w:t>
      </w:r>
      <w:r w:rsidR="002203BF">
        <w:t>.</w:t>
      </w:r>
      <w:r w:rsidR="00F917B2">
        <w:t xml:space="preserve"> </w:t>
      </w:r>
    </w:p>
    <w:p w14:paraId="4E92B8AE" w14:textId="6D7313B8" w:rsidR="00E64CA9" w:rsidRDefault="00A77844" w:rsidP="009750D7">
      <w:pPr>
        <w:pStyle w:val="TF-TEXTO"/>
      </w:pPr>
      <w:r>
        <w:t xml:space="preserve">De acordo com a autora Patrícia, para conseguir cumprir todos os objetivos do projeto </w:t>
      </w:r>
      <w:bookmarkStart w:id="81" w:name="_Hlk148633153"/>
      <w:r>
        <w:t>“</w:t>
      </w:r>
      <w:r w:rsidR="00E64CA9">
        <w:t>desenvolveu-se e implementou-se um protótipo de um Heads-</w:t>
      </w:r>
      <w:proofErr w:type="spellStart"/>
      <w:r w:rsidR="00E64CA9">
        <w:t>Up</w:t>
      </w:r>
      <w:proofErr w:type="spellEnd"/>
      <w:r w:rsidR="00E64CA9">
        <w:t xml:space="preserve"> Display (HUD), mais realista que o usado no trabalho prévio (Alves et al. 2013), definiu-se um cenário de simulação para teste desse HUD e comparação dos simuladores, programando-se depois os simuladores com esse cenário, e realizaram-se testes de condução em ambos os simuladores.</w:t>
      </w:r>
      <w:r>
        <w:t>”</w:t>
      </w:r>
      <w:r w:rsidR="00E64CA9">
        <w:t>.</w:t>
      </w:r>
      <w:bookmarkEnd w:id="81"/>
      <w:r w:rsidR="00E64CA9">
        <w:t xml:space="preserve"> O simulador de baixo custo consistia em um portátil ligado a um volante G27 e exibia a imagem em um monitor comum, de 23’</w:t>
      </w:r>
      <w:proofErr w:type="gramStart"/>
      <w:r w:rsidR="00E64CA9">
        <w:t>’</w:t>
      </w:r>
      <w:r w:rsidR="009750D7">
        <w:t>(</w:t>
      </w:r>
      <w:proofErr w:type="gramEnd"/>
      <w:r w:rsidR="009750D7">
        <w:t xml:space="preserve">Figura </w:t>
      </w:r>
      <w:r w:rsidR="00961DE1">
        <w:t>2</w:t>
      </w:r>
      <w:r w:rsidR="009750D7">
        <w:t>)</w:t>
      </w:r>
      <w:r w:rsidR="00E64CA9">
        <w:t xml:space="preserve">, enquanto o simulador de médio custo dispunha de uma </w:t>
      </w:r>
      <w:proofErr w:type="spellStart"/>
      <w:r w:rsidR="00E64CA9">
        <w:t>base-fixa</w:t>
      </w:r>
      <w:proofErr w:type="spellEnd"/>
      <w:r w:rsidR="00E64CA9">
        <w:t>, onde a mesma corresponde a um carro verdadeiro e devidamente equipado e estava ligado a um sistema de computadores, projetando o cenário em uma tela de 3.20m x 2.4</w:t>
      </w:r>
      <w:r w:rsidR="009750D7">
        <w:t xml:space="preserve">0 e uma série de fatores para aumento da </w:t>
      </w:r>
      <w:proofErr w:type="spellStart"/>
      <w:r w:rsidR="009750D7">
        <w:t>imersividade</w:t>
      </w:r>
      <w:proofErr w:type="spellEnd"/>
      <w:r w:rsidR="009750D7">
        <w:t xml:space="preserve">(Figura </w:t>
      </w:r>
      <w:r w:rsidR="00961DE1">
        <w:t>3</w:t>
      </w:r>
      <w:r w:rsidR="009750D7">
        <w:t>)</w:t>
      </w:r>
      <w:r w:rsidR="00E64CA9">
        <w:t>. A parte de simulação foi implementada pelo motor de jogos Unity3D e o desenho do HUD</w:t>
      </w:r>
      <w:r w:rsidR="009750D7">
        <w:t xml:space="preserve"> para ambos simuladores foi de acordo com o esquema proposto por Liu e </w:t>
      </w:r>
      <w:proofErr w:type="gramStart"/>
      <w:r w:rsidR="009750D7">
        <w:t>Wen(</w:t>
      </w:r>
      <w:proofErr w:type="gramEnd"/>
      <w:r w:rsidR="009750D7">
        <w:t>2004), que de acordo com a autora do projeto Patrícia “é baseado nas diretrizes gerais e de navegação para exibição visual de Green et al. (1993)” e tendo sido programado em C#.</w:t>
      </w:r>
    </w:p>
    <w:p w14:paraId="46AAC10A" w14:textId="77777777" w:rsidR="00B44831" w:rsidRDefault="00B44831" w:rsidP="00961DE1">
      <w:pPr>
        <w:pStyle w:val="TF-TEXTO"/>
        <w:ind w:firstLine="0"/>
        <w:jc w:val="center"/>
      </w:pPr>
    </w:p>
    <w:p w14:paraId="1E24FA18" w14:textId="29326DC3" w:rsidR="00B44831" w:rsidRDefault="00B44831" w:rsidP="00961DE1">
      <w:pPr>
        <w:pStyle w:val="TF-TEXTO"/>
        <w:ind w:firstLine="0"/>
        <w:jc w:val="center"/>
      </w:pPr>
      <w:r w:rsidRPr="002E18F5">
        <w:t xml:space="preserve">Figura </w:t>
      </w:r>
      <w:r>
        <w:t>2</w:t>
      </w:r>
      <w:r w:rsidRPr="002E18F5">
        <w:t xml:space="preserve"> – </w:t>
      </w:r>
      <w:r>
        <w:t>Ferramentas para imersão de baixo custo</w:t>
      </w:r>
    </w:p>
    <w:p w14:paraId="0F887488" w14:textId="416713A6" w:rsidR="009750D7" w:rsidRDefault="009750D7" w:rsidP="00961DE1">
      <w:pPr>
        <w:pStyle w:val="TF-TEXTO"/>
        <w:ind w:firstLine="0"/>
        <w:jc w:val="center"/>
      </w:pPr>
      <w:r w:rsidRPr="009750D7">
        <w:rPr>
          <w:noProof/>
        </w:rPr>
        <w:drawing>
          <wp:inline distT="0" distB="0" distL="0" distR="0" wp14:anchorId="67F1FB06" wp14:editId="49380233">
            <wp:extent cx="2598645" cy="2110923"/>
            <wp:effectExtent l="0" t="0" r="0" b="3810"/>
            <wp:docPr id="202871565" name="Imagem 1" descr="Tela de um aparelho eletrô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1565" name="Imagem 1" descr="Tela de um aparelho eletrônic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643D" w14:textId="1E2FBE21" w:rsidR="00961DE1" w:rsidRDefault="00961DE1" w:rsidP="00961DE1">
      <w:pPr>
        <w:pStyle w:val="TF-FONTE"/>
      </w:pPr>
      <w:r w:rsidRPr="002E18F5">
        <w:t xml:space="preserve">Fonte: </w:t>
      </w:r>
      <w:r w:rsidR="00B44831">
        <w:t>Patrícia (2014)</w:t>
      </w:r>
    </w:p>
    <w:p w14:paraId="6E085E4D" w14:textId="77777777" w:rsidR="009750D7" w:rsidRDefault="009750D7" w:rsidP="00E64CA9">
      <w:pPr>
        <w:pStyle w:val="TF-TEXTO"/>
      </w:pPr>
    </w:p>
    <w:p w14:paraId="102CCFBE" w14:textId="77777777" w:rsidR="00DA3E4F" w:rsidRDefault="00DA3E4F" w:rsidP="00961DE1">
      <w:pPr>
        <w:pStyle w:val="TF-TEXTO"/>
        <w:jc w:val="center"/>
      </w:pPr>
    </w:p>
    <w:p w14:paraId="4119953F" w14:textId="77777777" w:rsidR="00B44831" w:rsidRDefault="00B44831" w:rsidP="00961DE1">
      <w:pPr>
        <w:pStyle w:val="TF-TEXTO"/>
        <w:jc w:val="center"/>
      </w:pPr>
    </w:p>
    <w:p w14:paraId="4980368B" w14:textId="4F86DA97" w:rsidR="009750D7" w:rsidRDefault="00961DE1" w:rsidP="00961DE1">
      <w:pPr>
        <w:pStyle w:val="TF-TEXTO"/>
        <w:jc w:val="center"/>
      </w:pPr>
      <w:r w:rsidRPr="002E18F5">
        <w:t xml:space="preserve">Figura </w:t>
      </w:r>
      <w:r>
        <w:t>3</w:t>
      </w:r>
      <w:r w:rsidRPr="002E18F5">
        <w:t xml:space="preserve"> – </w:t>
      </w:r>
      <w:r>
        <w:t xml:space="preserve">Ferramentas para </w:t>
      </w:r>
      <w:r w:rsidR="00B44831">
        <w:t>imersão de alto custo</w:t>
      </w:r>
    </w:p>
    <w:p w14:paraId="6CD8EB96" w14:textId="10C30C30" w:rsidR="009750D7" w:rsidRDefault="009750D7" w:rsidP="00E64CA9">
      <w:pPr>
        <w:pStyle w:val="TF-TEXTO"/>
      </w:pPr>
      <w:r w:rsidRPr="009750D7">
        <w:rPr>
          <w:noProof/>
        </w:rPr>
        <w:drawing>
          <wp:inline distT="0" distB="0" distL="0" distR="0" wp14:anchorId="41E669FC" wp14:editId="3F7CC1C9">
            <wp:extent cx="4816257" cy="2918713"/>
            <wp:effectExtent l="0" t="0" r="3810" b="0"/>
            <wp:docPr id="940832647" name="Imagem 1" descr="Diagrama, Desenho téc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2647" name="Imagem 1" descr="Diagrama, Desenho técnic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2482" w14:textId="289DBF8C" w:rsidR="00B44831" w:rsidRPr="00B44831" w:rsidRDefault="00961DE1" w:rsidP="00B44831">
      <w:pPr>
        <w:pStyle w:val="TF-FONTE"/>
      </w:pPr>
      <w:r w:rsidRPr="002E18F5">
        <w:t xml:space="preserve">Fonte: </w:t>
      </w:r>
      <w:r w:rsidR="00B44831">
        <w:t>Patrícia (2014)</w:t>
      </w:r>
    </w:p>
    <w:p w14:paraId="6FF8F39B" w14:textId="0FDD378E" w:rsidR="006B6099" w:rsidRDefault="00F917B2" w:rsidP="009750D7">
      <w:pPr>
        <w:pStyle w:val="TF-TEXTO"/>
      </w:pPr>
      <w:r>
        <w:t>Para validar o projeto também fora testado com 35 pessoas, onde um computador foi ligado a um volante e pedais e num carro real instrumentado em laboratório</w:t>
      </w:r>
      <w:r w:rsidR="00E64CA9">
        <w:t xml:space="preserve"> </w:t>
      </w:r>
      <w:r>
        <w:t xml:space="preserve">(simulador de médio custo), ambos testados com e sem auxílio de um </w:t>
      </w:r>
      <w:r w:rsidR="00A77844">
        <w:t>HUD</w:t>
      </w:r>
      <w:r>
        <w:t>.</w:t>
      </w:r>
      <w:r w:rsidR="00A77844">
        <w:t xml:space="preserve"> Pode-se concluir que o uso do projeto era válido em alguns </w:t>
      </w:r>
      <w:proofErr w:type="gramStart"/>
      <w:r w:rsidR="00A77844">
        <w:t>cenários</w:t>
      </w:r>
      <w:r w:rsidR="00E64CA9">
        <w:t xml:space="preserve"> </w:t>
      </w:r>
      <w:r w:rsidR="00A77844">
        <w:t>,sendo</w:t>
      </w:r>
      <w:proofErr w:type="gramEnd"/>
      <w:r w:rsidR="00A77844">
        <w:t xml:space="preserve"> até equivalente ao de médio custo, mas já em termos de realismo e controle do veículo os simuladores de médio custo  são mais fáceis de serem utilizados e até mesmo mais imersíveis, assim fazendo com que o de baixo custo não substitua o de médio custo em situações que requer estudos mais complexos ou que necessitem de uma maior emissividade.</w:t>
      </w:r>
    </w:p>
    <w:p w14:paraId="2C481F61" w14:textId="714E119B" w:rsidR="00A44581" w:rsidRPr="002E3DD7" w:rsidRDefault="002E3DD7" w:rsidP="00956BF8">
      <w:pPr>
        <w:pStyle w:val="Ttulo2"/>
        <w:rPr>
          <w:lang w:val="en-US"/>
        </w:rPr>
      </w:pPr>
      <w:r w:rsidRPr="002E3DD7">
        <w:rPr>
          <w:lang w:val="en-US"/>
        </w:rPr>
        <w:t>Unity 3d production and e</w:t>
      </w:r>
      <w:r>
        <w:rPr>
          <w:lang w:val="en-US"/>
        </w:rPr>
        <w:t>nvironmental perception vehicle simulation platform</w:t>
      </w:r>
    </w:p>
    <w:p w14:paraId="60406574" w14:textId="1F94B876" w:rsidR="00CF2196" w:rsidRDefault="0062497C" w:rsidP="00A44581">
      <w:pPr>
        <w:pStyle w:val="TF-TEXTO"/>
      </w:pPr>
      <w:r>
        <w:t>Este</w:t>
      </w:r>
      <w:r w:rsidR="0081358C">
        <w:t xml:space="preserve"> projeto consiste no desenvolvimento de um simulador com </w:t>
      </w:r>
      <w:r w:rsidR="008A465D">
        <w:t>caraterísticas de realidade artificial</w:t>
      </w:r>
      <w:r w:rsidR="009F3EE1">
        <w:t>. E</w:t>
      </w:r>
      <w:r w:rsidR="008A465D">
        <w:t xml:space="preserve"> c</w:t>
      </w:r>
      <w:r w:rsidR="0081358C">
        <w:t>o</w:t>
      </w:r>
      <w:r w:rsidR="008A465D">
        <w:t>m</w:t>
      </w:r>
      <w:r w:rsidR="0081358C">
        <w:t xml:space="preserve"> objetivo de </w:t>
      </w:r>
      <w:r w:rsidR="008A465D" w:rsidRPr="008A465D">
        <w:t>ajudar os motoristas a melhorar suas habilidades de condução e se preparar para situações inesperadas na estrada</w:t>
      </w:r>
      <w:r w:rsidR="008A465D">
        <w:t>.</w:t>
      </w:r>
      <w:r w:rsidR="009F3EE1">
        <w:t xml:space="preserve"> Mas também ressalta a importância da criação de cenários autênticos para tais testes.</w:t>
      </w:r>
      <w:r w:rsidR="00252AC2">
        <w:t xml:space="preserve"> </w:t>
      </w:r>
    </w:p>
    <w:p w14:paraId="7D9AD133" w14:textId="6C12B3B4" w:rsidR="008A465D" w:rsidRDefault="00252AC2" w:rsidP="00CF2196">
      <w:pPr>
        <w:pStyle w:val="TF-TEXTO"/>
      </w:pPr>
      <w:r>
        <w:t>Por não ser apenas um simulador virtual, conta com uma série de peças de hardware para a execução e de acordo com o</w:t>
      </w:r>
      <w:r w:rsidR="00CF2196">
        <w:t xml:space="preserve"> </w:t>
      </w:r>
      <w:r>
        <w:t>Yang et al., foram usadas “</w:t>
      </w:r>
      <w:r w:rsidR="00D7034F">
        <w:t xml:space="preserve">The hardware </w:t>
      </w:r>
      <w:proofErr w:type="spellStart"/>
      <w:r w:rsidR="00D7034F">
        <w:t>architecture</w:t>
      </w:r>
      <w:proofErr w:type="spellEnd"/>
      <w:r w:rsidR="00D7034F">
        <w:t xml:space="preserve"> </w:t>
      </w:r>
      <w:proofErr w:type="spellStart"/>
      <w:r w:rsidR="00D7034F">
        <w:t>used</w:t>
      </w:r>
      <w:proofErr w:type="spellEnd"/>
      <w:r w:rsidR="00D7034F">
        <w:t xml:space="preserve"> for </w:t>
      </w:r>
      <w:proofErr w:type="spellStart"/>
      <w:r w:rsidR="00D7034F">
        <w:t>the</w:t>
      </w:r>
      <w:proofErr w:type="spellEnd"/>
      <w:r w:rsidR="00D7034F">
        <w:t xml:space="preserve"> </w:t>
      </w:r>
      <w:proofErr w:type="spellStart"/>
      <w:r w:rsidR="00D7034F">
        <w:t>driving</w:t>
      </w:r>
      <w:proofErr w:type="spellEnd"/>
      <w:r w:rsidR="00D7034F">
        <w:t xml:space="preserve"> </w:t>
      </w:r>
      <w:proofErr w:type="spellStart"/>
      <w:r w:rsidR="00D7034F" w:rsidRPr="00D7034F">
        <w:t>simulation</w:t>
      </w:r>
      <w:proofErr w:type="spellEnd"/>
      <w:r w:rsidR="00D7034F" w:rsidRPr="00D7034F">
        <w:t xml:space="preserve"> system in </w:t>
      </w:r>
      <w:proofErr w:type="spellStart"/>
      <w:r w:rsidR="00D7034F" w:rsidRPr="00D7034F">
        <w:t>this</w:t>
      </w:r>
      <w:proofErr w:type="spellEnd"/>
      <w:r w:rsidR="00D7034F" w:rsidRPr="00D7034F">
        <w:t xml:space="preserve"> </w:t>
      </w:r>
      <w:proofErr w:type="spellStart"/>
      <w:r w:rsidR="00D7034F" w:rsidRPr="00D7034F">
        <w:t>study</w:t>
      </w:r>
      <w:proofErr w:type="spellEnd"/>
      <w:r w:rsidR="00D7034F" w:rsidRPr="00D7034F">
        <w:t xml:space="preserve"> include: </w:t>
      </w:r>
      <w:proofErr w:type="spellStart"/>
      <w:r w:rsidR="00D7034F" w:rsidRPr="00D7034F">
        <w:t>the</w:t>
      </w:r>
      <w:proofErr w:type="spellEnd"/>
      <w:r w:rsidR="00D7034F" w:rsidRPr="00D7034F">
        <w:t xml:space="preserve"> </w:t>
      </w:r>
      <w:proofErr w:type="spellStart"/>
      <w:r w:rsidR="00D7034F" w:rsidRPr="00D7034F">
        <w:t>platform</w:t>
      </w:r>
      <w:proofErr w:type="spellEnd"/>
      <w:r w:rsidR="00D7034F" w:rsidRPr="00D7034F">
        <w:t xml:space="preserve">, virtual </w:t>
      </w:r>
      <w:proofErr w:type="spellStart"/>
      <w:r w:rsidR="00D7034F" w:rsidRPr="00D7034F">
        <w:t>scene</w:t>
      </w:r>
      <w:proofErr w:type="spellEnd"/>
      <w:r w:rsidR="00D7034F" w:rsidRPr="00D7034F">
        <w:t xml:space="preserve"> </w:t>
      </w:r>
      <w:proofErr w:type="spellStart"/>
      <w:r w:rsidR="00D7034F" w:rsidRPr="00D7034F">
        <w:t>image</w:t>
      </w:r>
      <w:proofErr w:type="spellEnd"/>
      <w:r w:rsidR="00D7034F" w:rsidRPr="00D7034F">
        <w:t xml:space="preserve"> display (single </w:t>
      </w:r>
      <w:proofErr w:type="spellStart"/>
      <w:r w:rsidR="00D7034F" w:rsidRPr="00D7034F">
        <w:t>beam</w:t>
      </w:r>
      <w:proofErr w:type="spellEnd"/>
      <w:r w:rsidR="00D7034F" w:rsidRPr="00D7034F">
        <w:t xml:space="preserve"> </w:t>
      </w:r>
      <w:proofErr w:type="spellStart"/>
      <w:r w:rsidR="00D7034F" w:rsidRPr="00D7034F">
        <w:t>projector</w:t>
      </w:r>
      <w:proofErr w:type="spellEnd"/>
      <w:r w:rsidR="00D7034F" w:rsidRPr="00D7034F">
        <w:t xml:space="preserve">), </w:t>
      </w:r>
      <w:proofErr w:type="spellStart"/>
      <w:r w:rsidR="00D7034F" w:rsidRPr="00D7034F">
        <w:t>scene</w:t>
      </w:r>
      <w:proofErr w:type="spellEnd"/>
      <w:r w:rsidR="00D7034F" w:rsidRPr="00D7034F">
        <w:t xml:space="preserve"> display data </w:t>
      </w:r>
      <w:proofErr w:type="spellStart"/>
      <w:r w:rsidR="00D7034F" w:rsidRPr="00D7034F">
        <w:t>acquisition</w:t>
      </w:r>
      <w:proofErr w:type="spellEnd"/>
      <w:r w:rsidR="00D7034F" w:rsidRPr="00D7034F">
        <w:t xml:space="preserve"> </w:t>
      </w:r>
      <w:proofErr w:type="spellStart"/>
      <w:r w:rsidR="00D7034F" w:rsidRPr="00D7034F">
        <w:t>computer</w:t>
      </w:r>
      <w:proofErr w:type="spellEnd"/>
      <w:r w:rsidR="00D7034F" w:rsidRPr="00D7034F">
        <w:t xml:space="preserve"> (</w:t>
      </w:r>
      <w:proofErr w:type="spellStart"/>
      <w:r w:rsidR="00D7034F" w:rsidRPr="00D7034F">
        <w:t>main</w:t>
      </w:r>
      <w:proofErr w:type="spellEnd"/>
      <w:r w:rsidR="00D7034F" w:rsidRPr="00D7034F">
        <w:t xml:space="preserve"> </w:t>
      </w:r>
      <w:proofErr w:type="spellStart"/>
      <w:r w:rsidR="00D7034F" w:rsidRPr="00D7034F">
        <w:t>computer</w:t>
      </w:r>
      <w:proofErr w:type="spellEnd"/>
      <w:r w:rsidR="00D7034F" w:rsidRPr="00D7034F">
        <w:t xml:space="preserve">), </w:t>
      </w:r>
      <w:proofErr w:type="spellStart"/>
      <w:r w:rsidR="00D7034F" w:rsidRPr="00D7034F">
        <w:t>instant</w:t>
      </w:r>
      <w:proofErr w:type="spellEnd"/>
      <w:r w:rsidR="00D7034F" w:rsidRPr="00D7034F">
        <w:t xml:space="preserve"> </w:t>
      </w:r>
      <w:proofErr w:type="spellStart"/>
      <w:r w:rsidR="00D7034F" w:rsidRPr="00D7034F">
        <w:t>driving</w:t>
      </w:r>
      <w:proofErr w:type="spellEnd"/>
      <w:r w:rsidR="00D7034F" w:rsidRPr="00D7034F">
        <w:t xml:space="preserve"> performance data </w:t>
      </w:r>
      <w:proofErr w:type="spellStart"/>
      <w:r w:rsidR="00D7034F" w:rsidRPr="00D7034F">
        <w:t>analysis</w:t>
      </w:r>
      <w:proofErr w:type="spellEnd"/>
      <w:r w:rsidR="00D7034F" w:rsidRPr="00D7034F">
        <w:t xml:space="preserve"> </w:t>
      </w:r>
      <w:proofErr w:type="spellStart"/>
      <w:r w:rsidR="00D7034F">
        <w:t>computer</w:t>
      </w:r>
      <w:proofErr w:type="spellEnd"/>
      <w:r w:rsidR="00D7034F">
        <w:t xml:space="preserve"> (</w:t>
      </w:r>
      <w:proofErr w:type="spellStart"/>
      <w:r w:rsidR="00D7034F">
        <w:t>monitoring</w:t>
      </w:r>
      <w:proofErr w:type="spellEnd"/>
      <w:r w:rsidR="00D7034F">
        <w:t xml:space="preserve"> </w:t>
      </w:r>
      <w:proofErr w:type="spellStart"/>
      <w:r w:rsidR="00D7034F">
        <w:t>computer</w:t>
      </w:r>
      <w:proofErr w:type="spellEnd"/>
      <w:r w:rsidR="00D7034F">
        <w:t>)</w:t>
      </w:r>
      <w:r>
        <w:t>”</w:t>
      </w:r>
      <w:r w:rsidR="00D7034F">
        <w:t xml:space="preserve">. </w:t>
      </w:r>
      <w:r w:rsidR="008A465D">
        <w:t>O</w:t>
      </w:r>
      <w:r w:rsidR="00D7034F">
        <w:t xml:space="preserve"> </w:t>
      </w:r>
      <w:proofErr w:type="spellStart"/>
      <w:r w:rsidR="008A465D">
        <w:t>Xtion</w:t>
      </w:r>
      <w:proofErr w:type="spellEnd"/>
      <w:r>
        <w:t xml:space="preserve">, que de acordo com o autor fora usado como um dispositivo de rastreamento, que capta os movimentos da cabeça do condutor. </w:t>
      </w:r>
      <w:r w:rsidR="0081358C">
        <w:t xml:space="preserve"> </w:t>
      </w:r>
    </w:p>
    <w:p w14:paraId="7C681588" w14:textId="35755AF2" w:rsidR="0081358C" w:rsidRDefault="00D7034F" w:rsidP="00A44581">
      <w:pPr>
        <w:pStyle w:val="TF-TEXTO"/>
      </w:pPr>
      <w:r>
        <w:t>O</w:t>
      </w:r>
      <w:r w:rsidR="0081358C">
        <w:t xml:space="preserve"> desenvolvimento aconteceu utilizando Unity 3D e a </w:t>
      </w:r>
      <w:r w:rsidR="0062497C">
        <w:t>auxílio</w:t>
      </w:r>
      <w:r w:rsidR="0081358C">
        <w:t xml:space="preserve"> da linguagem de programação C#, mas também utilizou o </w:t>
      </w:r>
      <w:proofErr w:type="spellStart"/>
      <w:r w:rsidR="0081358C">
        <w:t>Sketchup</w:t>
      </w:r>
      <w:proofErr w:type="spellEnd"/>
      <w:r w:rsidR="0081358C">
        <w:t xml:space="preserve"> e 3D </w:t>
      </w:r>
      <w:proofErr w:type="spellStart"/>
      <w:r w:rsidR="0081358C">
        <w:t>max</w:t>
      </w:r>
      <w:proofErr w:type="spellEnd"/>
      <w:r w:rsidR="0081358C">
        <w:t xml:space="preserve"> para estabelecer modelo e produzir desenhos.</w:t>
      </w:r>
    </w:p>
    <w:p w14:paraId="539FDDA0" w14:textId="0888B738" w:rsidR="00B44831" w:rsidRDefault="00635ECF" w:rsidP="00B44831">
      <w:pPr>
        <w:pStyle w:val="TF-LEGENDA"/>
      </w:pPr>
      <w:r w:rsidRPr="002E18F5">
        <w:lastRenderedPageBreak/>
        <w:t xml:space="preserve">Figura </w:t>
      </w:r>
      <w:r w:rsidR="009F3EE1">
        <w:t>4</w:t>
      </w:r>
      <w:r w:rsidRPr="002E18F5">
        <w:t xml:space="preserve"> – Exemplo d</w:t>
      </w:r>
      <w:r>
        <w:t>o</w:t>
      </w:r>
      <w:r w:rsidRPr="002E18F5">
        <w:t xml:space="preserve"> </w:t>
      </w:r>
      <w:r>
        <w:t>aplicativo</w:t>
      </w:r>
      <w:r w:rsidR="00B44831">
        <w:t xml:space="preserve"> em uso</w:t>
      </w:r>
      <w:r w:rsidR="00D55612">
        <w:t xml:space="preserve"> com o hardware a mostra</w:t>
      </w:r>
    </w:p>
    <w:p w14:paraId="3DE383A9" w14:textId="210EE625" w:rsidR="00635ECF" w:rsidRDefault="00635ECF" w:rsidP="00B44831">
      <w:pPr>
        <w:pStyle w:val="TF-LEGENDA"/>
      </w:pPr>
      <w:r w:rsidRPr="00635ECF">
        <w:rPr>
          <w:noProof/>
        </w:rPr>
        <w:drawing>
          <wp:inline distT="0" distB="0" distL="0" distR="0" wp14:anchorId="2E9B3D81" wp14:editId="61969C59">
            <wp:extent cx="4566187" cy="2251363"/>
            <wp:effectExtent l="0" t="0" r="6350" b="0"/>
            <wp:docPr id="317022981" name="Imagem 1" descr="Computador em cima da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2981" name="Imagem 1" descr="Computador em cima da mesa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5163" cy="225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BAEE" w14:textId="79962CDE" w:rsidR="00635ECF" w:rsidRDefault="00635ECF" w:rsidP="00635ECF">
      <w:pPr>
        <w:pStyle w:val="TF-FONTE"/>
      </w:pPr>
      <w:r w:rsidRPr="002E18F5">
        <w:t xml:space="preserve">Fonte: </w:t>
      </w:r>
      <w:r w:rsidR="00B44831">
        <w:t xml:space="preserve">Yang et </w:t>
      </w:r>
      <w:proofErr w:type="gramStart"/>
      <w:r w:rsidR="00B44831">
        <w:t>al.(</w:t>
      </w:r>
      <w:proofErr w:type="gramEnd"/>
      <w:r w:rsidR="00B44831">
        <w:t>2016)</w:t>
      </w:r>
    </w:p>
    <w:p w14:paraId="3CB4CA5C" w14:textId="155282D0" w:rsidR="0081358C" w:rsidRDefault="0081358C" w:rsidP="00A44581">
      <w:pPr>
        <w:pStyle w:val="TF-TEXTO"/>
      </w:pPr>
      <w:r>
        <w:t>Tendo como conclusão</w:t>
      </w:r>
      <w:r w:rsidR="00635ECF">
        <w:t xml:space="preserve"> </w:t>
      </w:r>
      <w:r w:rsidR="0062497C">
        <w:t xml:space="preserve">de </w:t>
      </w:r>
      <w:r w:rsidR="00635ECF">
        <w:t>que o design das cenas virtuais e o modelo de controle do veículo afetam a imersão e para evitar tal situação fora revisado vários fatores de tamanho dos objetos da cena, controle do veículo e profundidade do ângulo de visão nas cenas.</w:t>
      </w:r>
    </w:p>
    <w:p w14:paraId="25B7474A" w14:textId="77777777" w:rsidR="00451B94" w:rsidRPr="002E18F5" w:rsidRDefault="00451B94" w:rsidP="00424AD5">
      <w:pPr>
        <w:pStyle w:val="Ttulo1"/>
      </w:pPr>
      <w:bookmarkStart w:id="82" w:name="_Toc54164921"/>
      <w:bookmarkStart w:id="83" w:name="_Toc54165675"/>
      <w:bookmarkStart w:id="84" w:name="_Toc54169333"/>
      <w:bookmarkStart w:id="85" w:name="_Toc96347439"/>
      <w:bookmarkStart w:id="86" w:name="_Toc96357723"/>
      <w:bookmarkStart w:id="87" w:name="_Toc96491866"/>
      <w:bookmarkStart w:id="88" w:name="_Toc411603107"/>
      <w:bookmarkEnd w:id="76"/>
      <w:r w:rsidRPr="002E18F5">
        <w:t>proposta</w:t>
      </w:r>
    </w:p>
    <w:p w14:paraId="1C86DB9D" w14:textId="350B0E46" w:rsidR="00163CFB" w:rsidRPr="002E18F5" w:rsidRDefault="0062497C" w:rsidP="00163CFB">
      <w:pPr>
        <w:pStyle w:val="TF-TEXTO"/>
      </w:pPr>
      <w:r>
        <w:t xml:space="preserve">Nesta seção </w:t>
      </w:r>
      <w:r w:rsidR="00BD3A87">
        <w:t xml:space="preserve">será abordado </w:t>
      </w:r>
      <w:r w:rsidR="00163CFB" w:rsidRPr="002E18F5">
        <w:t xml:space="preserve">não só </w:t>
      </w:r>
      <w:r w:rsidR="00BD3A87">
        <w:t xml:space="preserve">sobre </w:t>
      </w:r>
      <w:r w:rsidR="00163CFB" w:rsidRPr="002E18F5">
        <w:t xml:space="preserve">o </w:t>
      </w:r>
      <w:r w:rsidR="00C81495">
        <w:t>aplicativo</w:t>
      </w:r>
      <w:r w:rsidR="00163CFB" w:rsidRPr="002E18F5">
        <w:t xml:space="preserve"> que </w:t>
      </w:r>
      <w:r w:rsidR="00BD3A87">
        <w:t>será desenvolvido</w:t>
      </w:r>
      <w:r w:rsidR="00163CFB" w:rsidRPr="002E18F5">
        <w:t xml:space="preserve">, mas também dos impactos que ele pode ter em nossa sociedade, assim a deixando mais segura ao criar pilotos responsáveis. </w:t>
      </w:r>
      <w:proofErr w:type="gramStart"/>
      <w:r w:rsidR="00163CFB" w:rsidRPr="002E18F5">
        <w:t>E também</w:t>
      </w:r>
      <w:proofErr w:type="gramEnd"/>
      <w:r w:rsidR="00163CFB" w:rsidRPr="002E18F5">
        <w:t xml:space="preserve"> </w:t>
      </w:r>
      <w:r w:rsidR="00BD3A87">
        <w:t xml:space="preserve">serão </w:t>
      </w:r>
      <w:r w:rsidR="00163CFB" w:rsidRPr="002E18F5">
        <w:t>mostrado</w:t>
      </w:r>
      <w:r w:rsidR="00BD3A87">
        <w:t>s</w:t>
      </w:r>
      <w:r w:rsidR="00163CFB" w:rsidRPr="002E18F5">
        <w:t xml:space="preserve"> os principais Requisitos funcionais (RF) e os Requisitos Não funcionais (RNF), também </w:t>
      </w:r>
      <w:r w:rsidR="00BD3A87">
        <w:t>será relatado</w:t>
      </w:r>
      <w:r w:rsidR="00163CFB" w:rsidRPr="002E18F5">
        <w:t xml:space="preserve"> um cronograma </w:t>
      </w:r>
      <w:r w:rsidR="00BD3A87">
        <w:t>planejado para do desenvolvimento do projeto.</w:t>
      </w:r>
    </w:p>
    <w:p w14:paraId="62F25ABA" w14:textId="77777777" w:rsidR="00451B94" w:rsidRPr="002E18F5" w:rsidRDefault="00451B94" w:rsidP="00956BF8">
      <w:pPr>
        <w:pStyle w:val="Ttulo2"/>
      </w:pPr>
      <w:bookmarkStart w:id="89" w:name="_Toc54164915"/>
      <w:bookmarkStart w:id="90" w:name="_Toc54165669"/>
      <w:bookmarkStart w:id="91" w:name="_Toc54169327"/>
      <w:bookmarkStart w:id="92" w:name="_Toc96347433"/>
      <w:bookmarkStart w:id="93" w:name="_Toc96357717"/>
      <w:bookmarkStart w:id="94" w:name="_Toc96491860"/>
      <w:bookmarkStart w:id="95" w:name="_Toc351015594"/>
      <w:r w:rsidRPr="002E18F5">
        <w:t>JUSTIFICATIVA</w:t>
      </w:r>
    </w:p>
    <w:p w14:paraId="00942DAA" w14:textId="698C6A4C" w:rsidR="00163CFB" w:rsidRPr="002E18F5" w:rsidRDefault="00CF2196" w:rsidP="00CF2196">
      <w:pPr>
        <w:pStyle w:val="TF-ALNEA"/>
        <w:numPr>
          <w:ilvl w:val="0"/>
          <w:numId w:val="0"/>
        </w:numPr>
        <w:ind w:left="709" w:firstLine="368"/>
      </w:pPr>
      <w:r>
        <w:t>O quadro apresenta um comparativo entre os trabalhos correlatos. As linhas são as características e as colunas os trabalhos.</w:t>
      </w:r>
    </w:p>
    <w:p w14:paraId="72A23E67" w14:textId="51E20CD0" w:rsidR="006B0760" w:rsidRPr="002E18F5" w:rsidRDefault="006B0760" w:rsidP="006B0760">
      <w:pPr>
        <w:pStyle w:val="TF-LEGENDA"/>
      </w:pPr>
      <w:bookmarkStart w:id="96" w:name="_Ref52025161"/>
      <w:r w:rsidRPr="002E18F5">
        <w:t xml:space="preserve">Quadro </w:t>
      </w:r>
      <w:bookmarkEnd w:id="96"/>
      <w:r w:rsidR="006C7B8E">
        <w:t>1</w:t>
      </w:r>
      <w:r w:rsidRPr="002E18F5">
        <w:t xml:space="preserve"> - </w:t>
      </w:r>
      <w:r w:rsidR="00F3649F" w:rsidRPr="002E18F5">
        <w:t>Comparativo</w:t>
      </w:r>
      <w:r w:rsidRPr="002E18F5">
        <w:t xml:space="preserve"> dos trabalhos correlatos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70"/>
        <w:gridCol w:w="1721"/>
        <w:gridCol w:w="1721"/>
        <w:gridCol w:w="1836"/>
      </w:tblGrid>
      <w:tr w:rsidR="00802D0F" w:rsidRPr="002E18F5" w14:paraId="4DC82DAE" w14:textId="77777777" w:rsidTr="008F7CE2">
        <w:trPr>
          <w:trHeight w:val="567"/>
        </w:trPr>
        <w:tc>
          <w:tcPr>
            <w:tcW w:w="3715" w:type="dxa"/>
            <w:tcBorders>
              <w:tl2br w:val="single" w:sz="4" w:space="0" w:color="auto"/>
            </w:tcBorders>
            <w:shd w:val="clear" w:color="auto" w:fill="A6A6A6"/>
          </w:tcPr>
          <w:p w14:paraId="5540DD0B" w14:textId="7ADE4CFD" w:rsidR="006B0760" w:rsidRPr="002E18F5" w:rsidRDefault="00786A68" w:rsidP="00FB07B7">
            <w:pPr>
              <w:pStyle w:val="TF-TEXTOQUADR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A7130B4" wp14:editId="6F21B309">
                      <wp:simplePos x="0" y="0"/>
                      <wp:positionH relativeFrom="column">
                        <wp:posOffset>1221740</wp:posOffset>
                      </wp:positionH>
                      <wp:positionV relativeFrom="paragraph">
                        <wp:posOffset>53340</wp:posOffset>
                      </wp:positionV>
                      <wp:extent cx="1327785" cy="298450"/>
                      <wp:effectExtent l="0" t="0" r="0" b="0"/>
                      <wp:wrapSquare wrapText="bothSides"/>
                      <wp:docPr id="133576338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327785" cy="298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7860C1" w14:textId="77777777" w:rsidR="006B0760" w:rsidRDefault="0054044B" w:rsidP="0054044B">
                                  <w:pPr>
                                    <w:pStyle w:val="TF-TEXTOQUADRO"/>
                                    <w:jc w:val="center"/>
                                  </w:pPr>
                                  <w:r>
                                    <w:t xml:space="preserve">Trabalhos </w:t>
                                  </w:r>
                                  <w:r w:rsidR="006B0760">
                                    <w:t>Correlatos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0CD938D9">
                    <v:shapetype id="_x0000_t202" coordsize="21600,21600" o:spt="202" path="m,l,21600r21600,l21600,xe" w14:anchorId="0A7130B4">
                      <v:stroke joinstyle="miter"/>
                      <v:path gradientshapeok="t" o:connecttype="rect"/>
                    </v:shapetype>
                    <v:shape id="Caixa de Texto 2" style="position:absolute;margin-left:96.2pt;margin-top:4.2pt;width:104.55pt;height:2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">
                      <v:textbox>
                        <w:txbxContent>
                          <w:p w:rsidR="006B0760" w:rsidP="0054044B" w:rsidRDefault="0054044B" w14:paraId="2B684D78" w14:textId="77777777">
                            <w:pPr>
                              <w:pStyle w:val="TF-TEXTOQUADRO"/>
                              <w:jc w:val="center"/>
                            </w:pPr>
                            <w:r>
                              <w:t xml:space="preserve">Trabalhos </w:t>
                            </w:r>
                            <w:r w:rsidR="006B0760">
                              <w:t>Correlatos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42357B85" wp14:editId="7D7D569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273050</wp:posOffset>
                      </wp:positionV>
                      <wp:extent cx="1009650" cy="254000"/>
                      <wp:effectExtent l="0" t="0" r="0" b="0"/>
                      <wp:wrapSquare wrapText="bothSides"/>
                      <wp:docPr id="2818930" name="Caixa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0096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FBAE3" w14:textId="77777777" w:rsidR="006B0760" w:rsidRDefault="006B0760" w:rsidP="006B0760">
                                  <w:pPr>
                                    <w:pStyle w:val="TF-TEXTO"/>
                                    <w:ind w:firstLine="0"/>
                                  </w:pPr>
                                  <w:r>
                                    <w:t>Características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7645A77B">
                    <v:shape id="Caixa de Texto 1" style="position:absolute;margin-left:-5.15pt;margin-top:21.5pt;width:79.5pt;height:20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" w14:anchorId="42357B85">
                      <v:textbox>
                        <w:txbxContent>
                          <w:p w:rsidR="006B0760" w:rsidP="006B0760" w:rsidRDefault="006B0760" w14:paraId="207ABB41" w14:textId="77777777">
                            <w:pPr>
                              <w:pStyle w:val="TF-TEXTO"/>
                              <w:ind w:firstLine="0"/>
                            </w:pPr>
                            <w:r>
                              <w:t>Características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746" w:type="dxa"/>
            <w:shd w:val="clear" w:color="auto" w:fill="A6A6A6"/>
            <w:vAlign w:val="center"/>
          </w:tcPr>
          <w:p w14:paraId="346CD0EE" w14:textId="77777777" w:rsidR="006B0760" w:rsidRPr="002E18F5" w:rsidRDefault="006B0760" w:rsidP="00802D0F">
            <w:pPr>
              <w:pStyle w:val="TF-TEXTOQUADRO"/>
              <w:jc w:val="center"/>
            </w:pPr>
            <w:r w:rsidRPr="002E18F5">
              <w:t>Correlato 01</w:t>
            </w:r>
          </w:p>
        </w:tc>
        <w:tc>
          <w:tcPr>
            <w:tcW w:w="1746" w:type="dxa"/>
            <w:shd w:val="clear" w:color="auto" w:fill="A6A6A6"/>
            <w:vAlign w:val="center"/>
          </w:tcPr>
          <w:p w14:paraId="4D97FD72" w14:textId="77777777" w:rsidR="006B0760" w:rsidRPr="002E18F5" w:rsidRDefault="006B0760" w:rsidP="00802D0F">
            <w:pPr>
              <w:pStyle w:val="TF-TEXTOQUADRO"/>
              <w:jc w:val="center"/>
            </w:pPr>
            <w:r w:rsidRPr="002E18F5">
              <w:t>Correlato 02</w:t>
            </w:r>
          </w:p>
        </w:tc>
        <w:tc>
          <w:tcPr>
            <w:tcW w:w="1865" w:type="dxa"/>
            <w:shd w:val="clear" w:color="auto" w:fill="A6A6A6"/>
            <w:vAlign w:val="center"/>
          </w:tcPr>
          <w:p w14:paraId="5AE2E716" w14:textId="77777777" w:rsidR="006B0760" w:rsidRPr="002E18F5" w:rsidRDefault="006B0760" w:rsidP="00802D0F">
            <w:pPr>
              <w:pStyle w:val="TF-TEXTOQUADRO"/>
              <w:jc w:val="center"/>
            </w:pPr>
            <w:r w:rsidRPr="002E18F5">
              <w:t>Correlato 03</w:t>
            </w:r>
          </w:p>
        </w:tc>
      </w:tr>
      <w:tr w:rsidR="00802D0F" w:rsidRPr="002E18F5" w14:paraId="3380952D" w14:textId="77777777" w:rsidTr="008F7CE2">
        <w:tc>
          <w:tcPr>
            <w:tcW w:w="3715" w:type="dxa"/>
            <w:shd w:val="clear" w:color="auto" w:fill="auto"/>
          </w:tcPr>
          <w:p w14:paraId="138D3B43" w14:textId="5BE3EFAD" w:rsidR="006B0760" w:rsidRPr="002E18F5" w:rsidRDefault="00163CFB" w:rsidP="00FB07B7">
            <w:pPr>
              <w:pStyle w:val="TF-TEXTOQUADRO"/>
            </w:pPr>
            <w:r w:rsidRPr="002E18F5">
              <w:t>Utiliza C# como linguagem de programação</w:t>
            </w:r>
          </w:p>
        </w:tc>
        <w:tc>
          <w:tcPr>
            <w:tcW w:w="1746" w:type="dxa"/>
            <w:shd w:val="clear" w:color="auto" w:fill="auto"/>
          </w:tcPr>
          <w:p w14:paraId="2C274505" w14:textId="4CE319D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798F95D2" w14:textId="5A956323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865" w:type="dxa"/>
            <w:shd w:val="clear" w:color="auto" w:fill="auto"/>
          </w:tcPr>
          <w:p w14:paraId="1473A4A9" w14:textId="0AF5295D" w:rsidR="006B0760" w:rsidRPr="002E18F5" w:rsidRDefault="006B6099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615D3CA3" w14:textId="77777777" w:rsidTr="008F7CE2">
        <w:tc>
          <w:tcPr>
            <w:tcW w:w="3715" w:type="dxa"/>
            <w:shd w:val="clear" w:color="auto" w:fill="auto"/>
          </w:tcPr>
          <w:p w14:paraId="66E7B883" w14:textId="0D024F65" w:rsidR="006B0760" w:rsidRPr="002E18F5" w:rsidRDefault="00163CFB" w:rsidP="00FB07B7">
            <w:pPr>
              <w:pStyle w:val="TF-TEXTOQUADRO"/>
            </w:pPr>
            <w:r w:rsidRPr="002E18F5">
              <w:t>Utiliza Unity</w:t>
            </w:r>
          </w:p>
        </w:tc>
        <w:tc>
          <w:tcPr>
            <w:tcW w:w="1746" w:type="dxa"/>
            <w:shd w:val="clear" w:color="auto" w:fill="auto"/>
          </w:tcPr>
          <w:p w14:paraId="629E5946" w14:textId="69AC5CE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6FD3AA8B" w14:textId="35AEBE9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865" w:type="dxa"/>
            <w:shd w:val="clear" w:color="auto" w:fill="auto"/>
          </w:tcPr>
          <w:p w14:paraId="264287B7" w14:textId="49606C2A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11F453D2" w14:textId="77777777" w:rsidTr="008F7CE2">
        <w:tc>
          <w:tcPr>
            <w:tcW w:w="3715" w:type="dxa"/>
            <w:shd w:val="clear" w:color="auto" w:fill="auto"/>
          </w:tcPr>
          <w:p w14:paraId="50EC2C27" w14:textId="5EBD0049" w:rsidR="006B0760" w:rsidRPr="002E18F5" w:rsidRDefault="00163CFB" w:rsidP="00FB07B7">
            <w:pPr>
              <w:pStyle w:val="TF-TEXTOQUADRO"/>
            </w:pPr>
            <w:r w:rsidRPr="002E18F5">
              <w:t xml:space="preserve">Considera leis de </w:t>
            </w:r>
            <w:r w:rsidR="00B82E4D" w:rsidRPr="002E18F5">
              <w:t>trânsito</w:t>
            </w:r>
          </w:p>
        </w:tc>
        <w:tc>
          <w:tcPr>
            <w:tcW w:w="1746" w:type="dxa"/>
            <w:shd w:val="clear" w:color="auto" w:fill="auto"/>
          </w:tcPr>
          <w:p w14:paraId="0F66C670" w14:textId="32104851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74D76A3C" w14:textId="42649760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07137ECE" w14:textId="1E3295BD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</w:tr>
      <w:tr w:rsidR="00802D0F" w:rsidRPr="002E18F5" w14:paraId="4BD4C8AE" w14:textId="77777777" w:rsidTr="008F7CE2">
        <w:tc>
          <w:tcPr>
            <w:tcW w:w="3715" w:type="dxa"/>
            <w:shd w:val="clear" w:color="auto" w:fill="auto"/>
          </w:tcPr>
          <w:p w14:paraId="65404E7E" w14:textId="44547CCB" w:rsidR="006B0760" w:rsidRPr="002E18F5" w:rsidRDefault="00B82E4D" w:rsidP="00FB07B7">
            <w:pPr>
              <w:pStyle w:val="TF-TEXTOQUADRO"/>
            </w:pPr>
            <w:r w:rsidRPr="002E18F5">
              <w:t>Automóvel quebra</w:t>
            </w:r>
          </w:p>
        </w:tc>
        <w:tc>
          <w:tcPr>
            <w:tcW w:w="1746" w:type="dxa"/>
            <w:shd w:val="clear" w:color="auto" w:fill="auto"/>
          </w:tcPr>
          <w:p w14:paraId="6F10223E" w14:textId="7DEAF560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58FEA8FF" w14:textId="665EE541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3CA61DDF" w14:textId="2650575A" w:rsidR="006B0760" w:rsidRPr="002E18F5" w:rsidRDefault="0081358C" w:rsidP="00B82E4D">
            <w:pPr>
              <w:pStyle w:val="TF-TEXTOQUADRO"/>
              <w:jc w:val="center"/>
            </w:pPr>
            <w:r>
              <w:t>Sim</w:t>
            </w:r>
          </w:p>
        </w:tc>
      </w:tr>
      <w:tr w:rsidR="00802D0F" w:rsidRPr="002E18F5" w14:paraId="19269749" w14:textId="77777777" w:rsidTr="008F7CE2">
        <w:tc>
          <w:tcPr>
            <w:tcW w:w="3715" w:type="dxa"/>
            <w:shd w:val="clear" w:color="auto" w:fill="auto"/>
          </w:tcPr>
          <w:p w14:paraId="3D239ECB" w14:textId="57C429E8" w:rsidR="006B0760" w:rsidRPr="002E18F5" w:rsidRDefault="00B82E4D" w:rsidP="00FB07B7">
            <w:pPr>
              <w:pStyle w:val="TF-TEXTOQUADRO"/>
            </w:pPr>
            <w:r w:rsidRPr="002E18F5">
              <w:t>Automóvel tem gasolina</w:t>
            </w:r>
          </w:p>
        </w:tc>
        <w:tc>
          <w:tcPr>
            <w:tcW w:w="1746" w:type="dxa"/>
            <w:shd w:val="clear" w:color="auto" w:fill="auto"/>
          </w:tcPr>
          <w:p w14:paraId="1A8F9496" w14:textId="7F29DA25" w:rsidR="006B0760" w:rsidRPr="002E18F5" w:rsidRDefault="00B82E4D" w:rsidP="00B82E4D">
            <w:pPr>
              <w:pStyle w:val="TF-TEXTOQUADRO"/>
              <w:jc w:val="center"/>
            </w:pPr>
            <w:r w:rsidRPr="002E18F5">
              <w:t>Sim</w:t>
            </w:r>
          </w:p>
        </w:tc>
        <w:tc>
          <w:tcPr>
            <w:tcW w:w="1746" w:type="dxa"/>
            <w:shd w:val="clear" w:color="auto" w:fill="auto"/>
          </w:tcPr>
          <w:p w14:paraId="1143F2DF" w14:textId="2AC37254" w:rsidR="006B0760" w:rsidRPr="002E18F5" w:rsidRDefault="00B82E4D" w:rsidP="00B82E4D">
            <w:pPr>
              <w:pStyle w:val="TF-TEXTOQUADRO"/>
              <w:jc w:val="center"/>
            </w:pPr>
            <w:r w:rsidRPr="002E18F5">
              <w:t>Não</w:t>
            </w:r>
          </w:p>
        </w:tc>
        <w:tc>
          <w:tcPr>
            <w:tcW w:w="1865" w:type="dxa"/>
            <w:shd w:val="clear" w:color="auto" w:fill="auto"/>
          </w:tcPr>
          <w:p w14:paraId="76C90736" w14:textId="540CBB7E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7B8B8132" w14:textId="77777777" w:rsidTr="008F7CE2">
        <w:tc>
          <w:tcPr>
            <w:tcW w:w="3715" w:type="dxa"/>
            <w:shd w:val="clear" w:color="auto" w:fill="auto"/>
          </w:tcPr>
          <w:p w14:paraId="788677F3" w14:textId="3F283387" w:rsidR="006B0760" w:rsidRPr="002E18F5" w:rsidRDefault="0070115F" w:rsidP="00FB07B7">
            <w:pPr>
              <w:pStyle w:val="TF-TEXTOQUADRO"/>
            </w:pPr>
            <w:r>
              <w:t>Direcionado para educação</w:t>
            </w:r>
          </w:p>
        </w:tc>
        <w:tc>
          <w:tcPr>
            <w:tcW w:w="1746" w:type="dxa"/>
            <w:shd w:val="clear" w:color="auto" w:fill="auto"/>
          </w:tcPr>
          <w:p w14:paraId="59B49A77" w14:textId="28FC6F6D" w:rsidR="006B0760" w:rsidRPr="002E18F5" w:rsidRDefault="0070115F" w:rsidP="0070115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746" w:type="dxa"/>
            <w:shd w:val="clear" w:color="auto" w:fill="auto"/>
          </w:tcPr>
          <w:p w14:paraId="0096A45F" w14:textId="31C38674" w:rsidR="006B0760" w:rsidRPr="002E18F5" w:rsidRDefault="0070115F" w:rsidP="00B82E4D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865" w:type="dxa"/>
            <w:shd w:val="clear" w:color="auto" w:fill="auto"/>
          </w:tcPr>
          <w:p w14:paraId="2E2C7B86" w14:textId="5FF4EEB6" w:rsidR="006B0760" w:rsidRPr="002E18F5" w:rsidRDefault="0081358C" w:rsidP="00B82E4D">
            <w:pPr>
              <w:pStyle w:val="TF-TEXTOQUADRO"/>
              <w:jc w:val="center"/>
            </w:pPr>
            <w:r>
              <w:t>Não</w:t>
            </w:r>
          </w:p>
        </w:tc>
      </w:tr>
      <w:tr w:rsidR="00802D0F" w:rsidRPr="002E18F5" w14:paraId="6EC8F5BD" w14:textId="77777777" w:rsidTr="008F7CE2">
        <w:tc>
          <w:tcPr>
            <w:tcW w:w="3715" w:type="dxa"/>
            <w:shd w:val="clear" w:color="auto" w:fill="auto"/>
          </w:tcPr>
          <w:p w14:paraId="31E84560" w14:textId="2A8C342B" w:rsidR="006B0760" w:rsidRPr="002E18F5" w:rsidRDefault="00635ECF" w:rsidP="00FB07B7">
            <w:pPr>
              <w:pStyle w:val="TF-TEXTOQUADRO"/>
            </w:pPr>
            <w:r>
              <w:t>Simulador Virtual</w:t>
            </w:r>
          </w:p>
        </w:tc>
        <w:tc>
          <w:tcPr>
            <w:tcW w:w="1746" w:type="dxa"/>
            <w:shd w:val="clear" w:color="auto" w:fill="auto"/>
          </w:tcPr>
          <w:p w14:paraId="36BA4CD1" w14:textId="5D127A41" w:rsidR="006B0760" w:rsidRPr="002E18F5" w:rsidRDefault="00635ECF" w:rsidP="00635ECF">
            <w:pPr>
              <w:pStyle w:val="TF-TEXTOQUADRO"/>
              <w:jc w:val="center"/>
            </w:pPr>
            <w:r>
              <w:t>Sim</w:t>
            </w:r>
          </w:p>
        </w:tc>
        <w:tc>
          <w:tcPr>
            <w:tcW w:w="1746" w:type="dxa"/>
            <w:shd w:val="clear" w:color="auto" w:fill="auto"/>
          </w:tcPr>
          <w:p w14:paraId="2421B8B5" w14:textId="0AE85553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  <w:tc>
          <w:tcPr>
            <w:tcW w:w="1865" w:type="dxa"/>
            <w:shd w:val="clear" w:color="auto" w:fill="auto"/>
          </w:tcPr>
          <w:p w14:paraId="3CB7B5DF" w14:textId="2E596EEB" w:rsidR="006B0760" w:rsidRPr="002E18F5" w:rsidRDefault="00D7034F" w:rsidP="00635ECF">
            <w:pPr>
              <w:pStyle w:val="TF-TEXTOQUADRO"/>
              <w:jc w:val="center"/>
            </w:pPr>
            <w:r>
              <w:t>Não</w:t>
            </w:r>
          </w:p>
        </w:tc>
      </w:tr>
    </w:tbl>
    <w:p w14:paraId="21BB5908" w14:textId="77777777" w:rsidR="009F3EE1" w:rsidRDefault="006B0760" w:rsidP="009F3EE1">
      <w:pPr>
        <w:pStyle w:val="TF-FONTE"/>
      </w:pPr>
      <w:r w:rsidRPr="002E18F5">
        <w:t>Fonte: elaborado pelo autor.</w:t>
      </w:r>
    </w:p>
    <w:p w14:paraId="293D63CB" w14:textId="567E9462" w:rsidR="00980C0E" w:rsidRDefault="00D7661B" w:rsidP="00B44831">
      <w:pPr>
        <w:pStyle w:val="TF-FONTE"/>
        <w:ind w:firstLine="709"/>
        <w:jc w:val="both"/>
        <w:rPr>
          <w:sz w:val="20"/>
        </w:rPr>
      </w:pPr>
      <w:r w:rsidRPr="00CF2196">
        <w:rPr>
          <w:sz w:val="20"/>
        </w:rPr>
        <w:t xml:space="preserve">A partir do Quadro 1 podemos perceber que todos utilizam tanto </w:t>
      </w:r>
      <w:proofErr w:type="gramStart"/>
      <w:r w:rsidRPr="00CF2196">
        <w:rPr>
          <w:sz w:val="20"/>
        </w:rPr>
        <w:t>Unity(</w:t>
      </w:r>
      <w:proofErr w:type="gramEnd"/>
      <w:r w:rsidRPr="00CF2196">
        <w:rPr>
          <w:sz w:val="20"/>
        </w:rPr>
        <w:t>motor de desenvolvimento gráfico</w:t>
      </w:r>
      <w:r w:rsidR="00D7034F" w:rsidRPr="00CF2196">
        <w:rPr>
          <w:sz w:val="20"/>
        </w:rPr>
        <w:t xml:space="preserve"> para jogos</w:t>
      </w:r>
      <w:r w:rsidRPr="00CF2196">
        <w:rPr>
          <w:sz w:val="20"/>
        </w:rPr>
        <w:t>), quanto C#(linguagem de programação)</w:t>
      </w:r>
      <w:r w:rsidR="00980C0E">
        <w:rPr>
          <w:sz w:val="20"/>
        </w:rPr>
        <w:t>.Apesar de todos os trabalhos contarem com o desenvolvimento em C# e Unity, a</w:t>
      </w:r>
      <w:r w:rsidR="00421F2D" w:rsidRPr="00CF2196">
        <w:rPr>
          <w:sz w:val="20"/>
        </w:rPr>
        <w:t>penas o trabalho do Thiago</w:t>
      </w:r>
      <w:r w:rsidR="00980C0E">
        <w:rPr>
          <w:sz w:val="20"/>
        </w:rPr>
        <w:t>(2018)</w:t>
      </w:r>
      <w:r w:rsidR="00421F2D" w:rsidRPr="00CF2196">
        <w:rPr>
          <w:sz w:val="20"/>
        </w:rPr>
        <w:t xml:space="preserve"> considera as</w:t>
      </w:r>
      <w:r w:rsidR="00980C0E">
        <w:rPr>
          <w:sz w:val="20"/>
        </w:rPr>
        <w:t xml:space="preserve"> </w:t>
      </w:r>
      <w:r w:rsidR="00421F2D" w:rsidRPr="00CF2196">
        <w:rPr>
          <w:sz w:val="20"/>
        </w:rPr>
        <w:t>leis de transito</w:t>
      </w:r>
      <w:r w:rsidR="00D7034F" w:rsidRPr="00CF2196">
        <w:rPr>
          <w:sz w:val="20"/>
        </w:rPr>
        <w:t xml:space="preserve"> e consiste em um simulador focado na jogabilidade e imersão das leis. </w:t>
      </w:r>
    </w:p>
    <w:p w14:paraId="4CEE3075" w14:textId="78BF825A" w:rsidR="00980C0E" w:rsidRDefault="00D7034F" w:rsidP="00B44831">
      <w:pPr>
        <w:pStyle w:val="TF-FONTE"/>
        <w:ind w:firstLine="709"/>
        <w:jc w:val="both"/>
        <w:rPr>
          <w:sz w:val="20"/>
        </w:rPr>
      </w:pPr>
      <w:r w:rsidRPr="00CF2196">
        <w:rPr>
          <w:sz w:val="20"/>
        </w:rPr>
        <w:t xml:space="preserve">O trabalho da </w:t>
      </w:r>
      <w:proofErr w:type="gramStart"/>
      <w:r w:rsidRPr="00CF2196">
        <w:rPr>
          <w:sz w:val="20"/>
        </w:rPr>
        <w:t>Patrícia</w:t>
      </w:r>
      <w:r w:rsidR="00980C0E">
        <w:rPr>
          <w:sz w:val="20"/>
        </w:rPr>
        <w:t>(</w:t>
      </w:r>
      <w:proofErr w:type="gramEnd"/>
      <w:r w:rsidR="00980C0E">
        <w:rPr>
          <w:sz w:val="20"/>
        </w:rPr>
        <w:t>2014)</w:t>
      </w:r>
      <w:r w:rsidRPr="00CF2196">
        <w:rPr>
          <w:sz w:val="20"/>
        </w:rPr>
        <w:t xml:space="preserve"> busca testar e ver qual a diferença de um simulador de baixo custo para um de médio custo, utilizando uma forma de comando através de um hardware, onde utilizamos um volante e até um protótipo de um carro real no simulador de médio custo</w:t>
      </w:r>
      <w:r w:rsidR="00CF2196">
        <w:rPr>
          <w:sz w:val="20"/>
        </w:rPr>
        <w:t xml:space="preserve"> e vendo que um simulador com o uso de um volante teria um custo muito maior, fora optado por abandonar a ideia de um projeto com características de Hardware que aumentassem a imersão.</w:t>
      </w:r>
    </w:p>
    <w:p w14:paraId="7AD9E5D4" w14:textId="71287427" w:rsidR="00CF2196" w:rsidRDefault="00CF2196" w:rsidP="00B44831">
      <w:pPr>
        <w:pStyle w:val="TF-FONTE"/>
        <w:ind w:firstLine="709"/>
        <w:jc w:val="both"/>
        <w:rPr>
          <w:sz w:val="20"/>
        </w:rPr>
      </w:pPr>
      <w:r>
        <w:rPr>
          <w:sz w:val="20"/>
        </w:rPr>
        <w:t xml:space="preserve">Já no trabalho do Yang et. </w:t>
      </w:r>
      <w:proofErr w:type="gramStart"/>
      <w:r>
        <w:rPr>
          <w:sz w:val="20"/>
        </w:rPr>
        <w:t>Al</w:t>
      </w:r>
      <w:r w:rsidR="00980C0E">
        <w:rPr>
          <w:sz w:val="20"/>
        </w:rPr>
        <w:t>(</w:t>
      </w:r>
      <w:proofErr w:type="gramEnd"/>
      <w:r w:rsidR="00980C0E">
        <w:rPr>
          <w:sz w:val="20"/>
        </w:rPr>
        <w:t>2016)</w:t>
      </w:r>
      <w:r>
        <w:rPr>
          <w:sz w:val="20"/>
        </w:rPr>
        <w:t>, segue a mesma ideia de fazer um simulador utilizando um volante e pedais</w:t>
      </w:r>
      <w:r w:rsidR="00980C0E">
        <w:rPr>
          <w:sz w:val="20"/>
        </w:rPr>
        <w:t>. Apesar de todos os hardwares disponíveis, ainda</w:t>
      </w:r>
      <w:r>
        <w:rPr>
          <w:sz w:val="20"/>
        </w:rPr>
        <w:t xml:space="preserve"> aumentou a imersão, ao utilizar um</w:t>
      </w:r>
      <w:r w:rsidR="00D70DE6">
        <w:rPr>
          <w:sz w:val="20"/>
        </w:rPr>
        <w:t xml:space="preserve"> </w:t>
      </w:r>
      <w:proofErr w:type="spellStart"/>
      <w:r>
        <w:rPr>
          <w:sz w:val="20"/>
        </w:rPr>
        <w:t>Xtion</w:t>
      </w:r>
      <w:proofErr w:type="spellEnd"/>
      <w:r>
        <w:rPr>
          <w:sz w:val="20"/>
        </w:rPr>
        <w:t xml:space="preserve">, onde </w:t>
      </w:r>
      <w:proofErr w:type="gramStart"/>
      <w:r>
        <w:rPr>
          <w:sz w:val="20"/>
        </w:rPr>
        <w:t>a mesma</w:t>
      </w:r>
      <w:proofErr w:type="gramEnd"/>
      <w:r>
        <w:rPr>
          <w:sz w:val="20"/>
        </w:rPr>
        <w:t xml:space="preserve"> capta os movimentos da cabeça do condutor.</w:t>
      </w:r>
      <w:r w:rsidR="00980C0E">
        <w:rPr>
          <w:sz w:val="20"/>
        </w:rPr>
        <w:t xml:space="preserve"> Tanto o trabalho de Yang et </w:t>
      </w:r>
      <w:proofErr w:type="gramStart"/>
      <w:r w:rsidR="00980C0E">
        <w:rPr>
          <w:sz w:val="20"/>
        </w:rPr>
        <w:t>al(</w:t>
      </w:r>
      <w:proofErr w:type="gramEnd"/>
      <w:r w:rsidR="00980C0E">
        <w:rPr>
          <w:sz w:val="20"/>
        </w:rPr>
        <w:t>2016), quanto de patrícia acabam deixando um pouco de lado a parte de acessibilidade ao trazer o volante físico, pois aumenta o custo a operação, já Thiago(2018) opta por um ambiente totalmente virtual.</w:t>
      </w:r>
    </w:p>
    <w:p w14:paraId="2A87E917" w14:textId="32141812" w:rsidR="00BF4A50" w:rsidRDefault="00BF4A50" w:rsidP="00B44831">
      <w:pPr>
        <w:pStyle w:val="TF-TEXTO"/>
      </w:pPr>
      <w:r w:rsidRPr="002E18F5">
        <w:lastRenderedPageBreak/>
        <w:t>Um grande diferencial do aplicativo para o simulador é seu custo</w:t>
      </w:r>
      <w:r w:rsidR="00980C0E">
        <w:t>.</w:t>
      </w:r>
      <w:r w:rsidRPr="002E18F5">
        <w:t xml:space="preserve"> </w:t>
      </w:r>
      <w:r w:rsidR="00136700">
        <w:t xml:space="preserve">Enquanto para fazer o uso do simulador precisamos de um hardware específico, podendo variar de volantes, sensores </w:t>
      </w:r>
      <w:proofErr w:type="spellStart"/>
      <w:r w:rsidR="00136700">
        <w:t>Xtion</w:t>
      </w:r>
      <w:proofErr w:type="spellEnd"/>
      <w:r w:rsidR="00136700">
        <w:t xml:space="preserve"> e até um protótipo de um carro real, que acabaram encarecendo e fazendo com que deixe de ser acessível ao público infantil. Já no caso do simulador será necessário um dispositivo Android que suporte o mesmo, sacrificando um pouco da imersão para assim atingir um publico maior.</w:t>
      </w:r>
    </w:p>
    <w:p w14:paraId="20480FF0" w14:textId="77777777" w:rsidR="009F3EE1" w:rsidRDefault="009F3EE1" w:rsidP="004D7B6E">
      <w:pPr>
        <w:pStyle w:val="Ttulo2"/>
        <w:keepNext w:val="0"/>
        <w:keepLines w:val="0"/>
        <w:ind w:firstLine="709"/>
      </w:pPr>
      <w:r>
        <w:t>Requisitos principais do problema a ser trabalhado</w:t>
      </w:r>
    </w:p>
    <w:bookmarkEnd w:id="89"/>
    <w:bookmarkEnd w:id="90"/>
    <w:bookmarkEnd w:id="91"/>
    <w:bookmarkEnd w:id="92"/>
    <w:bookmarkEnd w:id="93"/>
    <w:bookmarkEnd w:id="94"/>
    <w:bookmarkEnd w:id="95"/>
    <w:p w14:paraId="558593DB" w14:textId="412B737A" w:rsidR="002E18F5" w:rsidRDefault="00C9584A" w:rsidP="002E18F5">
      <w:pPr>
        <w:pStyle w:val="TF-TEXTO"/>
      </w:pPr>
      <w:r>
        <w:t>A ferramenta a ser desenvolvida deverá:</w:t>
      </w:r>
    </w:p>
    <w:p w14:paraId="6EAC9CB0" w14:textId="5E46CDF7" w:rsidR="003A48D2" w:rsidRDefault="003A48D2" w:rsidP="003A48D2">
      <w:pPr>
        <w:pStyle w:val="TF-ALNEA"/>
        <w:numPr>
          <w:ilvl w:val="0"/>
          <w:numId w:val="0"/>
        </w:numPr>
        <w:ind w:left="709"/>
      </w:pPr>
    </w:p>
    <w:p w14:paraId="2453AA4E" w14:textId="1FCB4D57" w:rsidR="003A48D2" w:rsidRDefault="003A48D2" w:rsidP="003A48D2">
      <w:pPr>
        <w:pStyle w:val="TF-ALNEA"/>
        <w:numPr>
          <w:ilvl w:val="0"/>
          <w:numId w:val="22"/>
        </w:numPr>
      </w:pPr>
      <w:r w:rsidRPr="003A48D2">
        <w:t>Permitir o usuário colocar e tirar o cinto</w:t>
      </w:r>
      <w:r w:rsidR="00C9584A">
        <w:t xml:space="preserve"> (Requisito Funcional - RF);</w:t>
      </w:r>
    </w:p>
    <w:p w14:paraId="76444DA5" w14:textId="5562D45A" w:rsidR="003A48D2" w:rsidRDefault="003A48D2" w:rsidP="00C9584A">
      <w:pPr>
        <w:pStyle w:val="TF-ALNEA"/>
        <w:numPr>
          <w:ilvl w:val="0"/>
          <w:numId w:val="22"/>
        </w:numPr>
      </w:pPr>
      <w:r w:rsidRPr="003A48D2">
        <w:t>Permitir o usuário a pilotar o carro livremente pela rua</w:t>
      </w:r>
      <w:r w:rsidR="00C9584A">
        <w:t xml:space="preserve"> (RF);</w:t>
      </w:r>
    </w:p>
    <w:p w14:paraId="359222E3" w14:textId="4B79610D" w:rsidR="003A48D2" w:rsidRDefault="003A48D2" w:rsidP="003A48D2">
      <w:pPr>
        <w:pStyle w:val="TF-ALNEA"/>
        <w:numPr>
          <w:ilvl w:val="0"/>
          <w:numId w:val="22"/>
        </w:numPr>
      </w:pPr>
      <w:r w:rsidRPr="003A48D2">
        <w:t>Mostra mensagens avisando quando o usuário infringiu a alguma lei</w:t>
      </w:r>
      <w:r w:rsidR="00C9584A">
        <w:t xml:space="preserve"> (RF);</w:t>
      </w:r>
    </w:p>
    <w:p w14:paraId="4FB9B919" w14:textId="0A8D2032" w:rsidR="003A48D2" w:rsidRDefault="003A48D2" w:rsidP="003A48D2">
      <w:pPr>
        <w:pStyle w:val="TF-ALNEA"/>
        <w:numPr>
          <w:ilvl w:val="0"/>
          <w:numId w:val="22"/>
        </w:numPr>
      </w:pPr>
      <w:r w:rsidRPr="003A48D2">
        <w:t>Retorna uma relação de pontos para o usuário quando ele parar de jogar</w:t>
      </w:r>
      <w:r w:rsidR="00C9584A">
        <w:t xml:space="preserve"> (RF);</w:t>
      </w:r>
    </w:p>
    <w:p w14:paraId="60D816C5" w14:textId="6318C3ED" w:rsidR="003A48D2" w:rsidRDefault="003A48D2" w:rsidP="003A48D2">
      <w:pPr>
        <w:pStyle w:val="TF-ALNEA"/>
        <w:numPr>
          <w:ilvl w:val="0"/>
          <w:numId w:val="22"/>
        </w:numPr>
      </w:pPr>
      <w:r w:rsidRPr="003A48D2">
        <w:t>Diminui a barra de vida do automóvel conforme o usuário bate o carro</w:t>
      </w:r>
      <w:r w:rsidR="00C9584A">
        <w:t xml:space="preserve"> (RF);</w:t>
      </w:r>
    </w:p>
    <w:p w14:paraId="12D2CC8F" w14:textId="48101EB2" w:rsidR="003A48D2" w:rsidRDefault="003A48D2" w:rsidP="003A48D2">
      <w:pPr>
        <w:pStyle w:val="TF-ALNEA"/>
        <w:numPr>
          <w:ilvl w:val="0"/>
          <w:numId w:val="22"/>
        </w:numPr>
      </w:pPr>
      <w:r w:rsidRPr="003A48D2">
        <w:t>Permitir o usuário acelerar e frear o carro em pedais dispostos na tela</w:t>
      </w:r>
      <w:r w:rsidR="00C9584A">
        <w:t xml:space="preserve"> (RF);</w:t>
      </w:r>
    </w:p>
    <w:p w14:paraId="3BE75A25" w14:textId="21F364FF" w:rsidR="003A48D2" w:rsidRDefault="003A48D2" w:rsidP="003A48D2">
      <w:pPr>
        <w:pStyle w:val="TF-ALNEA"/>
        <w:numPr>
          <w:ilvl w:val="0"/>
          <w:numId w:val="22"/>
        </w:numPr>
      </w:pPr>
      <w:r w:rsidRPr="003A48D2">
        <w:t>Geração de que andem aleatoriamente na rua</w:t>
      </w:r>
      <w:r w:rsidR="00C9584A">
        <w:t xml:space="preserve"> (RF);</w:t>
      </w:r>
    </w:p>
    <w:p w14:paraId="4DBFD738" w14:textId="6CA2E6C0" w:rsidR="003A48D2" w:rsidRDefault="003A48D2" w:rsidP="003A48D2">
      <w:pPr>
        <w:pStyle w:val="TF-ALNEA"/>
        <w:numPr>
          <w:ilvl w:val="0"/>
          <w:numId w:val="22"/>
        </w:numPr>
      </w:pPr>
      <w:r w:rsidRPr="003A48D2">
        <w:t>Geração de pedestres que andem aleatoriamente na rua</w:t>
      </w:r>
      <w:r w:rsidR="00C9584A">
        <w:t xml:space="preserve"> (RF);</w:t>
      </w:r>
    </w:p>
    <w:p w14:paraId="185E659F" w14:textId="77777777" w:rsidR="00C9584A" w:rsidRDefault="003A48D2" w:rsidP="00C9584A">
      <w:pPr>
        <w:pStyle w:val="TF-ALNEA"/>
        <w:numPr>
          <w:ilvl w:val="0"/>
          <w:numId w:val="22"/>
        </w:numPr>
      </w:pPr>
      <w:r w:rsidRPr="003A48D2">
        <w:t>Disponibilizar postos funcionais que reabastecem a gasolina do usuário</w:t>
      </w:r>
      <w:r w:rsidR="00C9584A">
        <w:t xml:space="preserve"> (RF);</w:t>
      </w:r>
    </w:p>
    <w:p w14:paraId="3AE0D00C" w14:textId="3F7D8B9A" w:rsidR="00C9584A" w:rsidRDefault="003A48D2" w:rsidP="00C9584A">
      <w:pPr>
        <w:pStyle w:val="TF-ALNEA"/>
        <w:numPr>
          <w:ilvl w:val="0"/>
          <w:numId w:val="22"/>
        </w:numPr>
      </w:pPr>
      <w:r w:rsidRPr="003A48D2">
        <w:t>O sistema deve ser leve para roda em qualquer dispositivo Android a partir da versão 10.</w:t>
      </w:r>
      <w:r w:rsidR="00C9584A">
        <w:t xml:space="preserve"> (Requisito Não Funcional - </w:t>
      </w:r>
      <w:r w:rsidR="00C9584A" w:rsidRPr="003A48D2">
        <w:t>RNF</w:t>
      </w:r>
      <w:r w:rsidR="00C9584A">
        <w:t>);</w:t>
      </w:r>
    </w:p>
    <w:p w14:paraId="47132414" w14:textId="4E6175ED" w:rsidR="003A48D2" w:rsidRDefault="003A48D2" w:rsidP="00C9584A">
      <w:pPr>
        <w:pStyle w:val="TF-ALNEA"/>
        <w:numPr>
          <w:ilvl w:val="0"/>
          <w:numId w:val="22"/>
        </w:numPr>
      </w:pPr>
      <w:r>
        <w:t xml:space="preserve">A interface do simulador deve ter de fácil acesso todos os botões de interação com o </w:t>
      </w:r>
      <w:proofErr w:type="gramStart"/>
      <w:r>
        <w:t>carro</w:t>
      </w:r>
      <w:r w:rsidR="00C9584A">
        <w:t>(</w:t>
      </w:r>
      <w:proofErr w:type="gramEnd"/>
      <w:r w:rsidR="00C9584A" w:rsidRPr="003A48D2">
        <w:t>RNF</w:t>
      </w:r>
      <w:r w:rsidR="00C9584A">
        <w:t>);</w:t>
      </w:r>
    </w:p>
    <w:p w14:paraId="201DA3C1" w14:textId="77777777" w:rsidR="00C9584A" w:rsidRDefault="003A48D2" w:rsidP="00C9584A">
      <w:pPr>
        <w:pStyle w:val="TF-ALNEA"/>
        <w:numPr>
          <w:ilvl w:val="0"/>
          <w:numId w:val="22"/>
        </w:numPr>
      </w:pPr>
      <w:r>
        <w:t xml:space="preserve">Deve ter uma documentação com as leis vigentes no aplicativo </w:t>
      </w:r>
      <w:r w:rsidR="00C9584A">
        <w:t>(</w:t>
      </w:r>
      <w:r w:rsidR="00C9584A" w:rsidRPr="003A48D2">
        <w:t>RNF</w:t>
      </w:r>
      <w:r w:rsidR="00C9584A">
        <w:t>);</w:t>
      </w:r>
    </w:p>
    <w:p w14:paraId="2C1FD3F8" w14:textId="4FE969E3" w:rsidR="00C9584A" w:rsidRDefault="003A48D2" w:rsidP="003E4903">
      <w:pPr>
        <w:pStyle w:val="TF-ALNEA"/>
        <w:numPr>
          <w:ilvl w:val="0"/>
          <w:numId w:val="22"/>
        </w:numPr>
      </w:pPr>
      <w:r>
        <w:t xml:space="preserve">Deve ser desenvolvido na plataforma Unity, com auxílio de linguagem de programação </w:t>
      </w:r>
      <w:proofErr w:type="gramStart"/>
      <w:r>
        <w:t>C#</w:t>
      </w:r>
      <w:r w:rsidR="00C9584A">
        <w:t>(</w:t>
      </w:r>
      <w:proofErr w:type="gramEnd"/>
      <w:r w:rsidR="00C9584A" w:rsidRPr="003A48D2">
        <w:t>RNF</w:t>
      </w:r>
      <w:r w:rsidR="00C9584A">
        <w:t>).</w:t>
      </w:r>
    </w:p>
    <w:p w14:paraId="3E6061EC" w14:textId="5C13AC0E" w:rsidR="004973E1" w:rsidRPr="004973E1" w:rsidRDefault="004973E1" w:rsidP="00C9584A">
      <w:pPr>
        <w:pStyle w:val="TF-ALNEA"/>
        <w:numPr>
          <w:ilvl w:val="0"/>
          <w:numId w:val="0"/>
        </w:numPr>
        <w:ind w:left="1106" w:hanging="397"/>
      </w:pPr>
    </w:p>
    <w:p w14:paraId="693E553B" w14:textId="77777777" w:rsidR="00451B94" w:rsidRPr="002E18F5" w:rsidRDefault="00451B94" w:rsidP="00956BF8">
      <w:pPr>
        <w:pStyle w:val="Ttulo2"/>
      </w:pPr>
      <w:r w:rsidRPr="002E18F5">
        <w:t>METODOLOGIA</w:t>
      </w:r>
    </w:p>
    <w:p w14:paraId="3CAB30B2" w14:textId="77777777" w:rsidR="00451B94" w:rsidRPr="002E18F5" w:rsidRDefault="00451B94" w:rsidP="00451B94">
      <w:pPr>
        <w:pStyle w:val="TF-TEXTO"/>
      </w:pPr>
      <w:r w:rsidRPr="002E18F5">
        <w:t>O trabalho será desenvolvido observando as seguintes etapas:</w:t>
      </w:r>
    </w:p>
    <w:p w14:paraId="13EE4BFD" w14:textId="56C5D33C" w:rsidR="009D3713" w:rsidRDefault="00422681" w:rsidP="00FB07B7">
      <w:pPr>
        <w:pStyle w:val="TF-ALNEA"/>
        <w:numPr>
          <w:ilvl w:val="0"/>
          <w:numId w:val="10"/>
        </w:numPr>
      </w:pPr>
      <w:r>
        <w:t>l</w:t>
      </w:r>
      <w:r w:rsidR="009D3713">
        <w:t>evantamento bibliográfico</w:t>
      </w:r>
      <w:r w:rsidR="00451B94" w:rsidRPr="002E18F5">
        <w:t xml:space="preserve">: </w:t>
      </w:r>
      <w:r>
        <w:t>b</w:t>
      </w:r>
      <w:r w:rsidR="0050470F">
        <w:t xml:space="preserve">uscar informações que ajudassem a desenvolver um software que simule um carro, em realidade virtual e que também avalie se o usuário está ou não obedecendo as leis de </w:t>
      </w:r>
      <w:r w:rsidR="00BD3A87">
        <w:t>trânsito</w:t>
      </w:r>
    </w:p>
    <w:p w14:paraId="05E913D1" w14:textId="64BAC5FF" w:rsidR="0050470F" w:rsidRDefault="00422681" w:rsidP="00FB07B7">
      <w:pPr>
        <w:pStyle w:val="TF-ALNEA"/>
        <w:numPr>
          <w:ilvl w:val="0"/>
          <w:numId w:val="10"/>
        </w:numPr>
      </w:pPr>
      <w:r>
        <w:t>reavaliar</w:t>
      </w:r>
      <w:r w:rsidR="0050470F">
        <w:t xml:space="preserve"> requisitos: </w:t>
      </w:r>
      <w:r>
        <w:t>reavaliar requisitos l</w:t>
      </w:r>
      <w:r w:rsidR="0050470F">
        <w:t>evantado informações detalhadas para o desenvolvimento do projeto</w:t>
      </w:r>
    </w:p>
    <w:p w14:paraId="468645B8" w14:textId="1D3C6A87" w:rsidR="005F3CE5" w:rsidRDefault="00422681" w:rsidP="005F3CE5">
      <w:pPr>
        <w:pStyle w:val="TF-ALNEA"/>
        <w:numPr>
          <w:ilvl w:val="0"/>
          <w:numId w:val="10"/>
        </w:numPr>
      </w:pPr>
      <w:r>
        <w:t>p</w:t>
      </w:r>
      <w:r w:rsidR="005F3CE5">
        <w:t xml:space="preserve">lanejar o mapa: </w:t>
      </w:r>
      <w:r>
        <w:t>p</w:t>
      </w:r>
      <w:r w:rsidR="005F3CE5">
        <w:t>ensar e planejar o mapa que será utilizado.</w:t>
      </w:r>
    </w:p>
    <w:p w14:paraId="28191079" w14:textId="0249BFE2" w:rsidR="005F3CE5" w:rsidRDefault="00422681" w:rsidP="005F3CE5">
      <w:pPr>
        <w:pStyle w:val="TF-ALNEA"/>
        <w:numPr>
          <w:ilvl w:val="0"/>
          <w:numId w:val="10"/>
        </w:numPr>
      </w:pPr>
      <w:r>
        <w:t>s</w:t>
      </w:r>
      <w:r w:rsidR="005F3CE5">
        <w:t xml:space="preserve">elecionar as leis utilizadas: </w:t>
      </w:r>
      <w:r>
        <w:t>s</w:t>
      </w:r>
      <w:r w:rsidR="005F3CE5">
        <w:t>eparar as leis que serão aplicadas no projeto</w:t>
      </w:r>
    </w:p>
    <w:p w14:paraId="2389B657" w14:textId="23A5E1A2" w:rsidR="0050470F" w:rsidRDefault="00422681" w:rsidP="00FB07B7">
      <w:pPr>
        <w:pStyle w:val="TF-ALNEA"/>
        <w:numPr>
          <w:ilvl w:val="0"/>
          <w:numId w:val="10"/>
        </w:numPr>
      </w:pPr>
      <w:r>
        <w:t>i</w:t>
      </w:r>
      <w:r w:rsidR="0050470F">
        <w:t xml:space="preserve">mplementar o Software: </w:t>
      </w:r>
      <w:r>
        <w:t>c</w:t>
      </w:r>
      <w:r w:rsidR="0050470F">
        <w:t>om os estudos realizados, implementar o sof</w:t>
      </w:r>
      <w:r w:rsidR="005F3CE5">
        <w:t>t</w:t>
      </w:r>
      <w:r w:rsidR="0050470F">
        <w:t>ware</w:t>
      </w:r>
    </w:p>
    <w:p w14:paraId="462E8CF8" w14:textId="10FBB723" w:rsidR="0050470F" w:rsidRDefault="00422681" w:rsidP="00FB07B7">
      <w:pPr>
        <w:pStyle w:val="TF-ALNEA"/>
        <w:numPr>
          <w:ilvl w:val="0"/>
          <w:numId w:val="10"/>
        </w:numPr>
      </w:pPr>
      <w:r>
        <w:t>i</w:t>
      </w:r>
      <w:r w:rsidR="0050470F">
        <w:t xml:space="preserve">mplementar o Ambiente 3D: </w:t>
      </w:r>
      <w:r>
        <w:t>j</w:t>
      </w:r>
      <w:r w:rsidR="0050470F">
        <w:t xml:space="preserve">á com </w:t>
      </w:r>
      <w:r w:rsidR="001D1B9C">
        <w:t>o mapa feito, reproduzi-lo no Unity.</w:t>
      </w:r>
    </w:p>
    <w:p w14:paraId="425841BE" w14:textId="0A78E8F7" w:rsidR="0050470F" w:rsidRDefault="00422681" w:rsidP="00FB07B7">
      <w:pPr>
        <w:pStyle w:val="TF-ALNEA"/>
        <w:numPr>
          <w:ilvl w:val="0"/>
          <w:numId w:val="10"/>
        </w:numPr>
      </w:pPr>
      <w:r>
        <w:t>i</w:t>
      </w:r>
      <w:r w:rsidR="0050470F">
        <w:t xml:space="preserve">mplementar as leis de </w:t>
      </w:r>
      <w:proofErr w:type="gramStart"/>
      <w:r w:rsidR="0050470F">
        <w:t>transito</w:t>
      </w:r>
      <w:proofErr w:type="gramEnd"/>
      <w:r w:rsidR="001D1B9C">
        <w:t xml:space="preserve">: </w:t>
      </w:r>
      <w:r>
        <w:t>a</w:t>
      </w:r>
      <w:r w:rsidR="001D1B9C">
        <w:t xml:space="preserve">plicar as leis de trânsito previamente separadas </w:t>
      </w:r>
    </w:p>
    <w:p w14:paraId="2F6B3F3D" w14:textId="49F21122" w:rsidR="0050470F" w:rsidRDefault="00422681" w:rsidP="00FB07B7">
      <w:pPr>
        <w:pStyle w:val="TF-ALNEA"/>
        <w:numPr>
          <w:ilvl w:val="0"/>
          <w:numId w:val="10"/>
        </w:numPr>
      </w:pPr>
      <w:r>
        <w:t>T</w:t>
      </w:r>
      <w:r w:rsidR="0050470F">
        <w:t>estes:</w:t>
      </w:r>
      <w:r w:rsidR="001D1B9C">
        <w:t xml:space="preserve"> </w:t>
      </w:r>
      <w:r>
        <w:t>re</w:t>
      </w:r>
      <w:r w:rsidR="001D1B9C">
        <w:t>alizar tanto o teste de qualidade quanto de aceitação do usuário</w:t>
      </w:r>
    </w:p>
    <w:p w14:paraId="01558F06" w14:textId="44A09DED" w:rsidR="00451B94" w:rsidRPr="002E18F5" w:rsidRDefault="00451B94" w:rsidP="00451B94">
      <w:pPr>
        <w:pStyle w:val="TF-TEXTO"/>
      </w:pPr>
      <w:r w:rsidRPr="002E18F5">
        <w:t xml:space="preserve">As etapas serão realizadas nos períodos relacionados no </w:t>
      </w:r>
      <w:r w:rsidR="0060060C" w:rsidRPr="002E18F5">
        <w:fldChar w:fldCharType="begin"/>
      </w:r>
      <w:r w:rsidR="0060060C" w:rsidRPr="002E18F5">
        <w:instrText xml:space="preserve"> REF _Ref98650273 \h </w:instrText>
      </w:r>
      <w:r w:rsidR="002E18F5">
        <w:instrText xml:space="preserve"> \* MERGEFORMAT </w:instrText>
      </w:r>
      <w:r w:rsidR="0060060C" w:rsidRPr="002E18F5">
        <w:fldChar w:fldCharType="separate"/>
      </w:r>
      <w:r w:rsidR="00B838FD">
        <w:t xml:space="preserve">Quadro </w:t>
      </w:r>
      <w:r w:rsidR="0060060C" w:rsidRPr="002E18F5">
        <w:fldChar w:fldCharType="end"/>
      </w:r>
      <w:r w:rsidR="002E3DD7">
        <w:t>4</w:t>
      </w:r>
      <w:r w:rsidRPr="002E18F5">
        <w:t>.</w:t>
      </w:r>
    </w:p>
    <w:p w14:paraId="332F599A" w14:textId="77777777" w:rsidR="008570BA" w:rsidRPr="007E0D87" w:rsidRDefault="008570BA" w:rsidP="008570BA">
      <w:pPr>
        <w:pStyle w:val="TF-LEGENDA"/>
      </w:pPr>
      <w:bookmarkStart w:id="97" w:name="_Ref98650273"/>
      <w:r>
        <w:t xml:space="preserve">Quadro </w:t>
      </w:r>
      <w:r>
        <w:fldChar w:fldCharType="begin"/>
      </w:r>
      <w:r>
        <w:instrText>SEQ Quadro \* ARABIC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97"/>
      <w:r w:rsidRPr="007E0D87">
        <w:t xml:space="preserve"> - Cronograma</w:t>
      </w:r>
    </w:p>
    <w:tbl>
      <w:tblPr>
        <w:tblW w:w="9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171"/>
        <w:gridCol w:w="273"/>
        <w:gridCol w:w="284"/>
        <w:gridCol w:w="284"/>
        <w:gridCol w:w="284"/>
        <w:gridCol w:w="284"/>
        <w:gridCol w:w="284"/>
        <w:gridCol w:w="284"/>
        <w:gridCol w:w="284"/>
        <w:gridCol w:w="284"/>
        <w:gridCol w:w="289"/>
      </w:tblGrid>
      <w:tr w:rsidR="008570BA" w:rsidRPr="007E0D87" w14:paraId="745170E8" w14:textId="77777777" w:rsidTr="00B90BFB">
        <w:trPr>
          <w:cantSplit/>
          <w:jc w:val="center"/>
        </w:trPr>
        <w:tc>
          <w:tcPr>
            <w:tcW w:w="61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</w:tcPr>
          <w:p w14:paraId="3A8D2689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2834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</w:tcPr>
          <w:p w14:paraId="540C3B72" w14:textId="1365BAEF" w:rsidR="008570BA" w:rsidRPr="007E0D87" w:rsidRDefault="008570BA" w:rsidP="00B90BFB">
            <w:pPr>
              <w:pStyle w:val="TF-TEXTOQUADROCentralizado"/>
            </w:pPr>
            <w:r>
              <w:t>2024</w:t>
            </w:r>
          </w:p>
        </w:tc>
      </w:tr>
      <w:tr w:rsidR="008570BA" w:rsidRPr="007E0D87" w14:paraId="5B7943DD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  <w:bottom w:val="nil"/>
            </w:tcBorders>
            <w:shd w:val="clear" w:color="auto" w:fill="A6A6A6"/>
          </w:tcPr>
          <w:p w14:paraId="73657515" w14:textId="77777777" w:rsidR="008570BA" w:rsidRPr="007E0D87" w:rsidRDefault="008570BA" w:rsidP="00B90BFB">
            <w:pPr>
              <w:pStyle w:val="TF-TEXTOQUADRO"/>
            </w:pPr>
          </w:p>
        </w:tc>
        <w:tc>
          <w:tcPr>
            <w:tcW w:w="557" w:type="dxa"/>
            <w:gridSpan w:val="2"/>
            <w:shd w:val="clear" w:color="auto" w:fill="A6A6A6"/>
          </w:tcPr>
          <w:p w14:paraId="164989C3" w14:textId="0BA025AA" w:rsidR="008570BA" w:rsidRPr="007E0D87" w:rsidRDefault="008570BA" w:rsidP="008570BA">
            <w:pPr>
              <w:pStyle w:val="TF-TEXTOQUADROCentralizado"/>
            </w:pPr>
            <w:r>
              <w:t>Jan</w:t>
            </w:r>
            <w:r w:rsidRPr="007E0D87">
              <w:t>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1E36BD4E" w14:textId="2901DBD5" w:rsidR="008570BA" w:rsidRPr="007E0D87" w:rsidRDefault="008570BA" w:rsidP="00B90BFB">
            <w:pPr>
              <w:pStyle w:val="TF-TEXTOQUADROCentralizado"/>
            </w:pPr>
            <w:r>
              <w:t>Fev.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5092D68" w14:textId="3F598219" w:rsidR="008570BA" w:rsidRPr="007E0D87" w:rsidRDefault="008570BA" w:rsidP="00B90BFB">
            <w:pPr>
              <w:pStyle w:val="TF-TEXTOQUADROCentralizado"/>
            </w:pPr>
            <w:r>
              <w:t>Mar.</w:t>
            </w:r>
          </w:p>
        </w:tc>
        <w:tc>
          <w:tcPr>
            <w:tcW w:w="568" w:type="dxa"/>
            <w:gridSpan w:val="2"/>
            <w:shd w:val="clear" w:color="auto" w:fill="A6A6A6"/>
          </w:tcPr>
          <w:p w14:paraId="3C1FC0FA" w14:textId="35E38662" w:rsidR="008570BA" w:rsidRPr="007E0D87" w:rsidRDefault="008570BA" w:rsidP="00B90BFB">
            <w:pPr>
              <w:pStyle w:val="TF-TEXTOQUADROCentralizado"/>
            </w:pPr>
            <w:r>
              <w:t>Abr.</w:t>
            </w:r>
          </w:p>
        </w:tc>
        <w:tc>
          <w:tcPr>
            <w:tcW w:w="573" w:type="dxa"/>
            <w:gridSpan w:val="2"/>
            <w:shd w:val="clear" w:color="auto" w:fill="A6A6A6"/>
          </w:tcPr>
          <w:p w14:paraId="293B1AA0" w14:textId="2D22695F" w:rsidR="008570BA" w:rsidRPr="007E0D87" w:rsidRDefault="008570BA" w:rsidP="00B90BFB">
            <w:pPr>
              <w:pStyle w:val="TF-TEXTOQUADROCentralizado"/>
            </w:pPr>
            <w:r>
              <w:t>Jun.</w:t>
            </w:r>
          </w:p>
        </w:tc>
      </w:tr>
      <w:tr w:rsidR="008570BA" w:rsidRPr="007E0D87" w14:paraId="4351AEC8" w14:textId="77777777" w:rsidTr="00B90BFB">
        <w:trPr>
          <w:cantSplit/>
          <w:jc w:val="center"/>
        </w:trPr>
        <w:tc>
          <w:tcPr>
            <w:tcW w:w="6171" w:type="dxa"/>
            <w:tcBorders>
              <w:top w:val="nil"/>
              <w:left w:val="single" w:sz="4" w:space="0" w:color="auto"/>
            </w:tcBorders>
            <w:shd w:val="clear" w:color="auto" w:fill="A6A6A6"/>
          </w:tcPr>
          <w:p w14:paraId="562D6A06" w14:textId="77777777" w:rsidR="008570BA" w:rsidRPr="007E0D87" w:rsidRDefault="008570BA" w:rsidP="00B90BFB">
            <w:pPr>
              <w:pStyle w:val="TF-TEXTOQUADRO"/>
            </w:pPr>
            <w:r w:rsidRPr="007E0D87">
              <w:t>etapas / quinzenas</w:t>
            </w: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6A6A6"/>
          </w:tcPr>
          <w:p w14:paraId="274941DF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070CBBF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42454005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75B5CD4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91890A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1C4339E6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A10EA4B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5F932DC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6A6A6"/>
          </w:tcPr>
          <w:p w14:paraId="5421062D" w14:textId="77777777" w:rsidR="008570BA" w:rsidRPr="007E0D87" w:rsidRDefault="008570BA" w:rsidP="00B90BFB">
            <w:pPr>
              <w:pStyle w:val="TF-TEXTOQUADROCentralizado"/>
            </w:pPr>
            <w:r w:rsidRPr="007E0D87">
              <w:t>1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A6A6A6"/>
          </w:tcPr>
          <w:p w14:paraId="11F6C78A" w14:textId="77777777" w:rsidR="008570BA" w:rsidRPr="007E0D87" w:rsidRDefault="008570BA" w:rsidP="00B90BFB">
            <w:pPr>
              <w:pStyle w:val="TF-TEXTOQUADROCentralizado"/>
            </w:pPr>
            <w:r w:rsidRPr="007E0D87">
              <w:t>2</w:t>
            </w:r>
          </w:p>
        </w:tc>
      </w:tr>
      <w:tr w:rsidR="008570BA" w:rsidRPr="007E0D87" w14:paraId="0ED66FAB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2FAB0A98" w14:textId="544A85FB" w:rsidR="008570BA" w:rsidRPr="007E0D87" w:rsidRDefault="008570BA" w:rsidP="00B90BFB">
            <w:pPr>
              <w:pStyle w:val="TF-TEXTOQUADRO"/>
              <w:rPr>
                <w:bCs/>
              </w:rPr>
            </w:pPr>
            <w:r>
              <w:rPr>
                <w:bCs/>
              </w:rPr>
              <w:t>Levantamento de requisitos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FC23E3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D8908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42D63C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58E5B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97167F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EAE10F9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6CDFAA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71666A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16C3FF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60E01019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2AB8A8F4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5386ABC4" w14:textId="5B363FA6" w:rsidR="008570BA" w:rsidRPr="007E0D87" w:rsidRDefault="008570BA" w:rsidP="00B90BFB">
            <w:pPr>
              <w:pStyle w:val="TF-TEXTOQUADRO"/>
            </w:pPr>
            <w:r>
              <w:t>Planejar o Mapa 3D</w:t>
            </w: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078645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ADDA7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  <w:shd w:val="clear" w:color="auto" w:fill="3B3838" w:themeFill="background2" w:themeFillShade="40"/>
          </w:tcPr>
          <w:p w14:paraId="09A2A2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F49ACC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87768F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80308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76059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65218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683227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FCF31DC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551A852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9365EED" w14:textId="33A35C0D" w:rsidR="008570BA" w:rsidRPr="007E0D87" w:rsidRDefault="008570BA" w:rsidP="00B90BFB">
            <w:pPr>
              <w:pStyle w:val="TF-TEXTOQUADRO"/>
            </w:pPr>
            <w:r>
              <w:t>Implementar o ambiente 3D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5E46C1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71448F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40CB1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0BBAEC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1B2E0E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0E73DF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40399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4ED428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1ECAA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415141AF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1CD0F3F8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08B33227" w14:textId="0A1D4B35" w:rsidR="008570BA" w:rsidRPr="007E0D87" w:rsidRDefault="008570BA" w:rsidP="00B90BFB">
            <w:pPr>
              <w:pStyle w:val="TF-TEXTOQUADRO"/>
            </w:pPr>
            <w:r>
              <w:t>Selecionar as leis que estarão em vigor no aplicativo</w:t>
            </w:r>
          </w:p>
        </w:tc>
        <w:tc>
          <w:tcPr>
            <w:tcW w:w="273" w:type="dxa"/>
          </w:tcPr>
          <w:p w14:paraId="5D97A5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DC4A7C6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C651F6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6E71E5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227451E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77687B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6F014C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35A8EF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42C07E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5838F9B8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7E1D7778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717FDE32" w14:textId="66E049CF" w:rsidR="008570BA" w:rsidRDefault="008570BA" w:rsidP="00B90BFB">
            <w:pPr>
              <w:pStyle w:val="TF-TEXTOQUADRO"/>
            </w:pPr>
            <w:r>
              <w:t>Implementar o código</w:t>
            </w:r>
          </w:p>
        </w:tc>
        <w:tc>
          <w:tcPr>
            <w:tcW w:w="273" w:type="dxa"/>
          </w:tcPr>
          <w:p w14:paraId="517C063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E086F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44B9188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BEDD9D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3EC9EF4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3EE6F0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4D257A3D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31CF602F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A9C5B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</w:tcPr>
          <w:p w14:paraId="3B13B542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40B420D7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</w:tcBorders>
          </w:tcPr>
          <w:p w14:paraId="31DF634C" w14:textId="62C12707" w:rsidR="008570BA" w:rsidRDefault="008570BA" w:rsidP="00B90BFB">
            <w:pPr>
              <w:pStyle w:val="TF-TEXTOQUADRO"/>
            </w:pPr>
            <w:r>
              <w:t>Testes</w:t>
            </w:r>
          </w:p>
        </w:tc>
        <w:tc>
          <w:tcPr>
            <w:tcW w:w="273" w:type="dxa"/>
          </w:tcPr>
          <w:p w14:paraId="61F12A5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7BF1E2E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099ACAEE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1267CEA0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</w:tcPr>
          <w:p w14:paraId="336E928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3F782E2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3964E3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auto"/>
          </w:tcPr>
          <w:p w14:paraId="6E6675F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shd w:val="clear" w:color="auto" w:fill="3B3838" w:themeFill="background2" w:themeFillShade="40"/>
          </w:tcPr>
          <w:p w14:paraId="6BC81FDA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shd w:val="clear" w:color="auto" w:fill="auto"/>
          </w:tcPr>
          <w:p w14:paraId="777AE51A" w14:textId="77777777" w:rsidR="008570BA" w:rsidRPr="007E0D87" w:rsidRDefault="008570BA" w:rsidP="00B90BFB">
            <w:pPr>
              <w:pStyle w:val="TF-TEXTOQUADROCentralizado"/>
            </w:pPr>
          </w:p>
        </w:tc>
      </w:tr>
      <w:tr w:rsidR="008570BA" w:rsidRPr="007E0D87" w14:paraId="6D79CFE6" w14:textId="77777777" w:rsidTr="008570BA">
        <w:trPr>
          <w:jc w:val="center"/>
        </w:trPr>
        <w:tc>
          <w:tcPr>
            <w:tcW w:w="6171" w:type="dxa"/>
            <w:tcBorders>
              <w:left w:val="single" w:sz="4" w:space="0" w:color="auto"/>
              <w:bottom w:val="single" w:sz="4" w:space="0" w:color="auto"/>
            </w:tcBorders>
          </w:tcPr>
          <w:p w14:paraId="7636ADC8" w14:textId="21D90078" w:rsidR="008570BA" w:rsidRDefault="008570BA" w:rsidP="00B90BFB">
            <w:pPr>
              <w:pStyle w:val="TF-TEXTOQUADRO"/>
            </w:pPr>
            <w:r>
              <w:t>Avaliar satisfação com professores e alunos</w:t>
            </w: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2AB5D70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D070DA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A44911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393D2E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0E33C5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70E4D638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15FB1164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5BD6E44C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5E010F93" w14:textId="77777777" w:rsidR="008570BA" w:rsidRPr="007E0D87" w:rsidRDefault="008570BA" w:rsidP="00B90BFB">
            <w:pPr>
              <w:pStyle w:val="TF-TEXTOQUADROCentralizado"/>
            </w:pPr>
          </w:p>
        </w:tc>
        <w:tc>
          <w:tcPr>
            <w:tcW w:w="289" w:type="dxa"/>
            <w:tcBorders>
              <w:bottom w:val="single" w:sz="4" w:space="0" w:color="auto"/>
            </w:tcBorders>
            <w:shd w:val="clear" w:color="auto" w:fill="3B3838" w:themeFill="background2" w:themeFillShade="40"/>
          </w:tcPr>
          <w:p w14:paraId="69BF5DAE" w14:textId="77777777" w:rsidR="008570BA" w:rsidRPr="007E0D87" w:rsidRDefault="008570BA" w:rsidP="00B90BFB">
            <w:pPr>
              <w:pStyle w:val="TF-TEXTOQUADROCentralizado"/>
            </w:pPr>
          </w:p>
        </w:tc>
      </w:tr>
    </w:tbl>
    <w:p w14:paraId="172C28B2" w14:textId="77777777" w:rsidR="008570BA" w:rsidRDefault="008570BA" w:rsidP="008570BA">
      <w:pPr>
        <w:pStyle w:val="TF-FONTE"/>
      </w:pPr>
      <w:r>
        <w:t>Fonte: elaborado pelo autor.</w:t>
      </w:r>
    </w:p>
    <w:p w14:paraId="535DD2E9" w14:textId="77777777" w:rsidR="008570BA" w:rsidRDefault="008570BA" w:rsidP="008570BA">
      <w:pPr>
        <w:pStyle w:val="Ttulo1"/>
        <w:numPr>
          <w:ilvl w:val="0"/>
          <w:numId w:val="0"/>
        </w:numPr>
        <w:ind w:left="284"/>
      </w:pPr>
    </w:p>
    <w:p w14:paraId="7D9EEAE5" w14:textId="152F51B2" w:rsidR="00A307C7" w:rsidRDefault="0037046F" w:rsidP="00424AD5">
      <w:pPr>
        <w:pStyle w:val="Ttulo1"/>
      </w:pPr>
      <w:r w:rsidRPr="002E18F5">
        <w:t>REVISÃO BIBLIOGRÁFICA</w:t>
      </w:r>
    </w:p>
    <w:p w14:paraId="0E9926A3" w14:textId="6FEF04B5" w:rsidR="0037046F" w:rsidRDefault="003E4903" w:rsidP="003E4903">
      <w:pPr>
        <w:pStyle w:val="TF-TEXTO"/>
      </w:pPr>
      <w:r>
        <w:t>Este capítulo descreve brevemente sobre os assuntos que fundamentarão o estudo a ser realizado: Leis de Trânsito, Jogos de Simulação e Realidade Aumentada</w:t>
      </w:r>
      <w:r w:rsidR="000E0644">
        <w:t>.</w:t>
      </w:r>
    </w:p>
    <w:p w14:paraId="5DA4A690" w14:textId="77777777" w:rsidR="003E4903" w:rsidRPr="00031D06" w:rsidRDefault="003E4903" w:rsidP="003E4903">
      <w:pPr>
        <w:pStyle w:val="TF-TEXTO"/>
      </w:pPr>
      <w:r>
        <w:lastRenderedPageBreak/>
        <w:t>As leis de trânsito existem no Brasil desde o ano de 1910 de acordo com o site portaldotransito.com e tem impactado a vida de todos os brasileiros que têm contato direto com trânsito, e atualmente “</w:t>
      </w:r>
      <w:r w:rsidRPr="00FD1A7F">
        <w:t>O trânsito brasileiro é regulamentado pela Lei 9.503/97 – Código de Trânsito Brasileiro – CTB, e pelas Resoluções complementares. Além do CTB e das Resoluções, os Estados complementam a legislação por meio de Portarias e Decretos. Os órgãos de trânsito municipais também têm autonomia para normatizar detalhes do trânsito, que não são os mesmos em todas as cidades, exigindo atenção por parte dos condutores.</w:t>
      </w:r>
      <w:r>
        <w:t>”</w:t>
      </w:r>
    </w:p>
    <w:p w14:paraId="2EF05D01" w14:textId="28752105" w:rsidR="003E4903" w:rsidRPr="002E18F5" w:rsidRDefault="003E4903" w:rsidP="003E4903">
      <w:pPr>
        <w:pStyle w:val="TF-TEXTO"/>
      </w:pPr>
      <w:bookmarkStart w:id="98" w:name="_Hlk147152629"/>
      <w:r>
        <w:t>De acordo com</w:t>
      </w:r>
      <w:r w:rsidR="00D70DE6">
        <w:t xml:space="preserve"> a Bruna Cardoso</w:t>
      </w:r>
      <w:r>
        <w:t xml:space="preserve">, </w:t>
      </w:r>
      <w:r w:rsidR="00D70DE6">
        <w:t xml:space="preserve">escritora </w:t>
      </w:r>
      <w:r>
        <w:t xml:space="preserve">do site </w:t>
      </w:r>
      <w:proofErr w:type="spellStart"/>
      <w:r>
        <w:t>seugame</w:t>
      </w:r>
      <w:proofErr w:type="spellEnd"/>
      <w:r>
        <w:t xml:space="preserve"> “A principal caraterística dos jogos de simulação é a de simular atividades da vida real”, podendo ser algo mais complexo, como um jogo de simulador de avião ou até </w:t>
      </w:r>
      <w:proofErr w:type="gramStart"/>
      <w:r>
        <w:t>mesmo  algo</w:t>
      </w:r>
      <w:proofErr w:type="gramEnd"/>
      <w:r>
        <w:t xml:space="preserve"> mais simples(e até sem utilidade), como um jogo de simulador de pedra. De acordo com o jornalista Danilo Souza, colunista do jornal informativo da Universidade São Paulo (USP) “Coruja informática” o primeiro jogo de simulação foi feito em 1947, por Thomas T. Goldsmith Jr. E </w:t>
      </w:r>
      <w:proofErr w:type="spellStart"/>
      <w:r>
        <w:t>Estle</w:t>
      </w:r>
      <w:proofErr w:type="spellEnd"/>
      <w:r>
        <w:t xml:space="preserve"> Ray Mann e se tratava de algo simples, com alguns botões e simulava um míssil sendo lançado em um alvo, porém, hoje em dia já evoluímos muito e temos uma variedade enorme de simuladores disponíveis, dos mais simples aos mais complexos.</w:t>
      </w:r>
    </w:p>
    <w:bookmarkEnd w:id="98"/>
    <w:p w14:paraId="643A0748" w14:textId="2FB9B156" w:rsidR="00D8358A" w:rsidRDefault="003E4903" w:rsidP="0037046F">
      <w:pPr>
        <w:pStyle w:val="TF-TEXTO"/>
      </w:pPr>
      <w:r>
        <w:t xml:space="preserve">De acordo com a o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BRAsileiro</w:t>
      </w:r>
      <w:proofErr w:type="spellEnd"/>
      <w:r>
        <w:t xml:space="preserve"> de Apoio </w:t>
      </w:r>
      <w:proofErr w:type="gramStart"/>
      <w:r>
        <w:t>ás</w:t>
      </w:r>
      <w:proofErr w:type="gramEnd"/>
      <w:r>
        <w:t xml:space="preserve"> micro e pequenas Empresa (SEBRAE) a Realidade Aumentada (RA) “</w:t>
      </w:r>
      <w:r w:rsidRPr="00031D06">
        <w:t>mistura o virtual com o real, fazendo com que o usuário, por meio de dispositivos eletrônicos, perceba objetos virtuais no contexto real.</w:t>
      </w:r>
      <w:r>
        <w:t>”, e também de acordo com o SEBRAE o uso da RA já é presente em diversas áreas da tecnologia, abrangendo a parte do ensino de línguas, games, tours on-line, decoração de espaços e segmento de vendas.</w:t>
      </w:r>
    </w:p>
    <w:p w14:paraId="6577BEB9" w14:textId="77777777" w:rsidR="00FB4DF1" w:rsidRPr="002E18F5" w:rsidRDefault="00FB4DF1" w:rsidP="0037046F">
      <w:pPr>
        <w:pStyle w:val="TF-TEXTO"/>
      </w:pPr>
    </w:p>
    <w:p w14:paraId="4DFFFD89" w14:textId="38C97AC5" w:rsidR="005A10B7" w:rsidRDefault="00451B94" w:rsidP="00135943">
      <w:pPr>
        <w:pStyle w:val="TF-refernciasbibliogrficasTTULO"/>
        <w:rPr>
          <w:b w:val="0"/>
          <w:caps w:val="0"/>
        </w:rPr>
      </w:pPr>
      <w:bookmarkStart w:id="99" w:name="_Toc351015602"/>
      <w:bookmarkEnd w:id="82"/>
      <w:bookmarkEnd w:id="83"/>
      <w:bookmarkEnd w:id="84"/>
      <w:bookmarkEnd w:id="85"/>
      <w:bookmarkEnd w:id="86"/>
      <w:bookmarkEnd w:id="87"/>
      <w:bookmarkEnd w:id="88"/>
      <w:r w:rsidRPr="002E18F5">
        <w:t>Referências</w:t>
      </w:r>
      <w:bookmarkEnd w:id="99"/>
    </w:p>
    <w:p w14:paraId="5ECC488E" w14:textId="77777777" w:rsidR="00135943" w:rsidRDefault="00135943" w:rsidP="00135943">
      <w:pPr>
        <w:pStyle w:val="TF-refernciasITEM"/>
      </w:pPr>
      <w:r w:rsidRPr="00CA59DB">
        <w:t>Alves</w:t>
      </w:r>
      <w:r>
        <w:t xml:space="preserve">, </w:t>
      </w:r>
      <w:r w:rsidRPr="00CA59DB">
        <w:t>Patrícia Raquel de Jesus Araújo</w:t>
      </w:r>
      <w:r>
        <w:t xml:space="preserve">. </w:t>
      </w:r>
      <w:r w:rsidRPr="00AB0292">
        <w:rPr>
          <w:b/>
          <w:bCs/>
        </w:rPr>
        <w:t xml:space="preserve">Validação de simuladores de condução </w:t>
      </w:r>
      <w:proofErr w:type="spellStart"/>
      <w:r w:rsidRPr="00AB0292">
        <w:rPr>
          <w:b/>
          <w:bCs/>
        </w:rPr>
        <w:t>low-cost</w:t>
      </w:r>
      <w:proofErr w:type="spellEnd"/>
      <w:r w:rsidRPr="00AB0292">
        <w:rPr>
          <w:b/>
          <w:bCs/>
        </w:rPr>
        <w:t xml:space="preserve"> baseados em jogos sérios usando Heads-</w:t>
      </w:r>
      <w:proofErr w:type="spellStart"/>
      <w:r w:rsidRPr="00AB0292">
        <w:rPr>
          <w:b/>
          <w:bCs/>
        </w:rPr>
        <w:t>Up</w:t>
      </w:r>
      <w:proofErr w:type="spellEnd"/>
      <w:r w:rsidRPr="00AB0292">
        <w:rPr>
          <w:b/>
          <w:bCs/>
        </w:rPr>
        <w:t xml:space="preserve"> Display: estudo de caso com simulação de dispositivos </w:t>
      </w:r>
      <w:proofErr w:type="spellStart"/>
      <w:r w:rsidRPr="00AB0292">
        <w:rPr>
          <w:b/>
          <w:bCs/>
        </w:rPr>
        <w:t>in-glass</w:t>
      </w:r>
      <w:proofErr w:type="spellEnd"/>
      <w:r>
        <w:t>. REPOSITÓRIO ABERTO, 2014. Disponível em:</w:t>
      </w:r>
      <w:r w:rsidRPr="00CA59DB">
        <w:t xml:space="preserve"> https://repositorio-aberto.up.pt/handle/10216/75196</w:t>
      </w:r>
      <w:r>
        <w:t xml:space="preserve"> Acesso em: 24 out. 2023</w:t>
      </w:r>
    </w:p>
    <w:p w14:paraId="5E9CEDAD" w14:textId="77777777" w:rsidR="00135943" w:rsidRDefault="00135943" w:rsidP="00135943">
      <w:pPr>
        <w:pStyle w:val="TF-refernciasITEM"/>
      </w:pPr>
      <w:proofErr w:type="spellStart"/>
      <w:r>
        <w:t>Buzzi</w:t>
      </w:r>
      <w:proofErr w:type="spellEnd"/>
      <w:r>
        <w:t xml:space="preserve">, </w:t>
      </w:r>
      <w:r w:rsidRPr="00CA59DB">
        <w:t>Thiago Alberto</w:t>
      </w:r>
      <w:r>
        <w:t xml:space="preserve">. </w:t>
      </w:r>
      <w:proofErr w:type="spellStart"/>
      <w:r w:rsidRPr="00CA59DB">
        <w:rPr>
          <w:b/>
          <w:bCs/>
        </w:rPr>
        <w:t>TransitAR</w:t>
      </w:r>
      <w:proofErr w:type="spellEnd"/>
      <w:r w:rsidRPr="00CA59DB">
        <w:rPr>
          <w:b/>
          <w:bCs/>
        </w:rPr>
        <w:t>: conscientização sobre trânsito usando realidade aumentada.</w:t>
      </w:r>
      <w:r>
        <w:t xml:space="preserve"> FURB, 2018. Disponível em: </w:t>
      </w:r>
      <w:r w:rsidRPr="00CA59DB">
        <w:t>https://www.furb.br/dsc/tcc/index.php?cd=6&amp;tcc=1955</w:t>
      </w:r>
      <w:r>
        <w:t xml:space="preserve"> Acesso em: 24 out. 2023</w:t>
      </w:r>
    </w:p>
    <w:p w14:paraId="26DA5BB3" w14:textId="77777777" w:rsidR="00135943" w:rsidRDefault="00135943" w:rsidP="00135943">
      <w:pPr>
        <w:pStyle w:val="TF-refernciasITEM"/>
      </w:pPr>
      <w:r>
        <w:t xml:space="preserve">Cardoso, Bruna. </w:t>
      </w:r>
      <w:r w:rsidRPr="00894089">
        <w:rPr>
          <w:b/>
          <w:bCs/>
        </w:rPr>
        <w:t xml:space="preserve">Jogos de simulação? O que são </w:t>
      </w:r>
      <w:proofErr w:type="gramStart"/>
      <w:r w:rsidRPr="00894089">
        <w:rPr>
          <w:b/>
          <w:bCs/>
        </w:rPr>
        <w:t>exatamente?</w:t>
      </w:r>
      <w:r>
        <w:rPr>
          <w:b/>
          <w:bCs/>
        </w:rPr>
        <w:t>.</w:t>
      </w:r>
      <w:proofErr w:type="gramEnd"/>
      <w:r w:rsidRPr="00894089">
        <w:t xml:space="preserve"> SEUGAME </w:t>
      </w:r>
      <w:r>
        <w:t xml:space="preserve">Disponível em: </w:t>
      </w:r>
      <w:r w:rsidRPr="00AB0292">
        <w:t>https://seugame.com/o-que-sao-jogos-de-simulacao/</w:t>
      </w:r>
      <w:r>
        <w:t xml:space="preserve"> Acesso em: 24 out. 2023</w:t>
      </w:r>
    </w:p>
    <w:p w14:paraId="2E72BDD1" w14:textId="77777777" w:rsidR="00135943" w:rsidRDefault="00135943" w:rsidP="00135943">
      <w:pPr>
        <w:pStyle w:val="TF-refernciasITEM"/>
      </w:pPr>
      <w:r>
        <w:t xml:space="preserve">Confederação Nacional de Municípios (CNM). </w:t>
      </w:r>
      <w:r w:rsidRPr="00D90713">
        <w:rPr>
          <w:b/>
          <w:bCs/>
        </w:rPr>
        <w:t>Contran torna obrigatório uso do simulador de direção</w:t>
      </w:r>
      <w:r>
        <w:t xml:space="preserve">. </w:t>
      </w:r>
      <w:r w:rsidRPr="00D90713">
        <w:t>CNM, 2015. Disponível em: https://www.cnm.org.br/comunicacao/noticias/contran-torna-obrigatorio-uso-do-simulador-de-direcao</w:t>
      </w:r>
      <w:r>
        <w:t xml:space="preserve"> Acesso em: 24 out. 2023</w:t>
      </w:r>
    </w:p>
    <w:p w14:paraId="2FFF877C" w14:textId="77777777" w:rsidR="003E7560" w:rsidRDefault="003E7560" w:rsidP="003E7560">
      <w:pPr>
        <w:pStyle w:val="TF-refernciasITEM"/>
      </w:pPr>
      <w:r>
        <w:t>D</w:t>
      </w:r>
      <w:r w:rsidRPr="00AB0292">
        <w:t>epartamento Estadual de Trânsito</w:t>
      </w:r>
      <w:r>
        <w:t xml:space="preserve"> (</w:t>
      </w:r>
      <w:r w:rsidRPr="00AB0292">
        <w:t>DETRAN</w:t>
      </w:r>
      <w:r>
        <w:t xml:space="preserve">). </w:t>
      </w:r>
      <w:r w:rsidRPr="00AB0292">
        <w:rPr>
          <w:b/>
          <w:bCs/>
        </w:rPr>
        <w:t>Legislação de Trânsito</w:t>
      </w:r>
      <w:r>
        <w:t xml:space="preserve">. DETRAN.RO, 2016. Disponível em: </w:t>
      </w:r>
      <w:r w:rsidRPr="00AB0292">
        <w:t>https://www.detran.ro.gov.br/institucional/legislacao-de-transito/</w:t>
      </w:r>
      <w:r>
        <w:t xml:space="preserve"> Acesso em: 24 out. 2023</w:t>
      </w:r>
    </w:p>
    <w:p w14:paraId="354D4F2A" w14:textId="4545A280" w:rsidR="003E7560" w:rsidRDefault="003E7560" w:rsidP="003E7560">
      <w:pPr>
        <w:pStyle w:val="TF-refernciasITEM"/>
      </w:pPr>
      <w:commentRangeStart w:id="100"/>
      <w:proofErr w:type="spellStart"/>
      <w:r>
        <w:t>Godri</w:t>
      </w:r>
      <w:proofErr w:type="spellEnd"/>
      <w:r>
        <w:t xml:space="preserve">, </w:t>
      </w:r>
      <w:proofErr w:type="spellStart"/>
      <w:r>
        <w:t>Yane</w:t>
      </w:r>
      <w:proofErr w:type="spellEnd"/>
      <w:r>
        <w:t xml:space="preserve">. </w:t>
      </w:r>
      <w:r w:rsidRPr="0056358B">
        <w:rPr>
          <w:b/>
          <w:bCs/>
        </w:rPr>
        <w:t xml:space="preserve">Entrevista </w:t>
      </w:r>
      <w:commentRangeEnd w:id="100"/>
      <w:r w:rsidR="005218F0">
        <w:rPr>
          <w:rStyle w:val="Refdecomentrio"/>
        </w:rPr>
        <w:commentReference w:id="100"/>
      </w:r>
      <w:r w:rsidRPr="0056358B">
        <w:rPr>
          <w:b/>
          <w:bCs/>
        </w:rPr>
        <w:t>sobre os simuladores tornado</w:t>
      </w:r>
      <w:r w:rsidR="009E65A2">
        <w:rPr>
          <w:b/>
          <w:bCs/>
        </w:rPr>
        <w:t>s</w:t>
      </w:r>
      <w:r w:rsidRPr="0056358B">
        <w:rPr>
          <w:b/>
          <w:bCs/>
        </w:rPr>
        <w:t xml:space="preserve"> obrigatórios em 2015.</w:t>
      </w:r>
      <w:r w:rsidRPr="0056358B">
        <w:t xml:space="preserve"> </w:t>
      </w:r>
      <w:r>
        <w:t xml:space="preserve">Gabriel </w:t>
      </w:r>
      <w:proofErr w:type="spellStart"/>
      <w:r w:rsidR="009E65A2">
        <w:t>Ossamu</w:t>
      </w:r>
      <w:proofErr w:type="spellEnd"/>
      <w:r w:rsidR="009E65A2">
        <w:t xml:space="preserve"> </w:t>
      </w:r>
      <w:proofErr w:type="spellStart"/>
      <w:r w:rsidR="009E65A2">
        <w:t>Ropelatto</w:t>
      </w:r>
      <w:proofErr w:type="spellEnd"/>
      <w:r w:rsidR="009E65A2">
        <w:t xml:space="preserve"> </w:t>
      </w:r>
      <w:r>
        <w:t>Mori. Timbó, 2023.</w:t>
      </w:r>
    </w:p>
    <w:p w14:paraId="6AF7C594" w14:textId="77777777" w:rsidR="003E7560" w:rsidRDefault="003E7560" w:rsidP="003E7560">
      <w:pPr>
        <w:pStyle w:val="TF-refernciasITEM"/>
      </w:pPr>
      <w:r>
        <w:t xml:space="preserve">Guilherme, Gabriel. </w:t>
      </w:r>
      <w:r w:rsidRPr="00D90713">
        <w:rPr>
          <w:b/>
          <w:bCs/>
        </w:rPr>
        <w:t>Saiba as cinco principais causas de ACIDENTES DE TRÂNSITO e como prevenir INCIDENTES NAS ESTRADAS</w:t>
      </w:r>
      <w:r>
        <w:rPr>
          <w:b/>
          <w:bCs/>
        </w:rPr>
        <w:t xml:space="preserve">. </w:t>
      </w:r>
      <w:r w:rsidRPr="00D90713">
        <w:t>UOL, 2023</w:t>
      </w:r>
      <w:r>
        <w:t>. Disponível em:</w:t>
      </w:r>
      <w:r w:rsidRPr="00D90713">
        <w:t>https://jc.ne10.uol.com.br/colunas/mobilidade/2023/01/15163118-saiba-as-cinco-principais-causas-de-acidentes-de-transito-e-como-prevenir-incidentes-nas-estradas.html</w:t>
      </w:r>
      <w:r>
        <w:t xml:space="preserve"> Acesso em: 24 out. 2023</w:t>
      </w:r>
    </w:p>
    <w:p w14:paraId="35554398" w14:textId="77777777" w:rsidR="003E7560" w:rsidRDefault="003E7560" w:rsidP="003E7560">
      <w:pPr>
        <w:pStyle w:val="TF-refernciasITEM"/>
      </w:pPr>
      <w:r>
        <w:t>I</w:t>
      </w:r>
      <w:r w:rsidRPr="00317DF0">
        <w:t>nstituto Brasileiro de Geografia e Estatística</w:t>
      </w:r>
      <w:r>
        <w:t xml:space="preserve"> (IBGE). </w:t>
      </w:r>
      <w:r w:rsidRPr="00317DF0">
        <w:rPr>
          <w:b/>
          <w:bCs/>
        </w:rPr>
        <w:t>Frota de veículos</w:t>
      </w:r>
      <w:r>
        <w:t xml:space="preserve">. IBGE, 2022. Disponível em: </w:t>
      </w:r>
      <w:r w:rsidRPr="00317DF0">
        <w:t>https://cidades.ibge.gov.br/brasil/pesquisa/22/28120</w:t>
      </w:r>
      <w:r>
        <w:t xml:space="preserve"> Acesso em: 24 out. 2023</w:t>
      </w:r>
    </w:p>
    <w:p w14:paraId="5E6B1E99" w14:textId="77777777" w:rsidR="003E7560" w:rsidRDefault="003E7560" w:rsidP="003E7560">
      <w:pPr>
        <w:pStyle w:val="TF-refernciasITEM"/>
      </w:pPr>
      <w:r>
        <w:t xml:space="preserve">LUDOSPRO. </w:t>
      </w:r>
      <w:r w:rsidRPr="00D261B7">
        <w:rPr>
          <w:b/>
          <w:bCs/>
        </w:rPr>
        <w:t xml:space="preserve">Gamificação: o que é e quais os benefícios na </w:t>
      </w:r>
      <w:proofErr w:type="gramStart"/>
      <w:r w:rsidRPr="00D261B7">
        <w:rPr>
          <w:b/>
          <w:bCs/>
        </w:rPr>
        <w:t>aprendizagem?.</w:t>
      </w:r>
      <w:proofErr w:type="gramEnd"/>
      <w:r>
        <w:t xml:space="preserve"> LUDUSPRO, 2023. Disponível em: </w:t>
      </w:r>
      <w:r w:rsidRPr="00CA59DB">
        <w:t>https://www.ludospro.com.br/blog/o-que-e-gamificacao</w:t>
      </w:r>
      <w:r>
        <w:t xml:space="preserve"> Acesso em: 24 out. 2023.</w:t>
      </w:r>
    </w:p>
    <w:p w14:paraId="5E5C756A" w14:textId="77777777" w:rsidR="003E7560" w:rsidRDefault="003E7560" w:rsidP="003E7560">
      <w:pPr>
        <w:pStyle w:val="TF-refernciasITEM"/>
      </w:pPr>
      <w:bookmarkStart w:id="101" w:name="_Hlk149070269"/>
      <w:r>
        <w:t xml:space="preserve">Machado, Cunha et. al. </w:t>
      </w:r>
      <w:r w:rsidRPr="00317DF0">
        <w:rPr>
          <w:b/>
          <w:bCs/>
        </w:rPr>
        <w:t>USO DA REALIDADE AUMENTADA NO ENSINO DO TRÂNSITO</w:t>
      </w:r>
      <w:r>
        <w:t>. DICAUFE, 2016. Disponível em: https://dicaufu.com.br/dica_sys/pdf/P15-%20USO%20DA%20REALIDADE%20AUMENTADA%20NO%20ENSINO%20DO%20TRANSITO.pdf Acesso em: 24 out. 2023</w:t>
      </w:r>
    </w:p>
    <w:p w14:paraId="425469D6" w14:textId="3E8096EC" w:rsidR="003E7560" w:rsidRPr="00D7034F" w:rsidRDefault="003E7560" w:rsidP="003E7560">
      <w:pPr>
        <w:pStyle w:val="TF-refernciasITEM"/>
      </w:pPr>
      <w:r>
        <w:t xml:space="preserve">Observatório </w:t>
      </w:r>
      <w:r w:rsidRPr="00317DF0">
        <w:t xml:space="preserve">Nacional de Segurança </w:t>
      </w:r>
      <w:proofErr w:type="gramStart"/>
      <w:r w:rsidRPr="00317DF0">
        <w:t>Viária</w:t>
      </w:r>
      <w:r>
        <w:t>(</w:t>
      </w:r>
      <w:proofErr w:type="gramEnd"/>
      <w:r>
        <w:t xml:space="preserve">ONSV). </w:t>
      </w:r>
      <w:r w:rsidRPr="00317DF0">
        <w:rPr>
          <w:b/>
          <w:bCs/>
        </w:rPr>
        <w:t>BRASIL TEM AUMENTO DE MORTES NO TRÂNSITO EM 2021</w:t>
      </w:r>
      <w:r>
        <w:t xml:space="preserve">. ONSV, 2023. Acesso em: </w:t>
      </w:r>
      <w:r w:rsidRPr="00317DF0">
        <w:t>https://www.onsv.org.br/comunicacao/brasil-tem-aumento-de-mortes-no-transito-em-2021</w:t>
      </w:r>
      <w:r>
        <w:t xml:space="preserve"> Acesso em: 24 out. 2023</w:t>
      </w:r>
    </w:p>
    <w:p w14:paraId="52E78AC8" w14:textId="77777777" w:rsidR="003E7560" w:rsidRDefault="003E7560" w:rsidP="003E7560">
      <w:pPr>
        <w:pStyle w:val="TF-refernciasITEM"/>
      </w:pPr>
      <w:r>
        <w:lastRenderedPageBreak/>
        <w:t xml:space="preserve">Observatório </w:t>
      </w:r>
      <w:r w:rsidRPr="00317DF0">
        <w:t xml:space="preserve">Nacional de Segurança </w:t>
      </w:r>
      <w:proofErr w:type="gramStart"/>
      <w:r w:rsidRPr="00317DF0">
        <w:t>Viária</w:t>
      </w:r>
      <w:r>
        <w:t>(</w:t>
      </w:r>
      <w:proofErr w:type="gramEnd"/>
      <w:r>
        <w:t xml:space="preserve">ONSV). </w:t>
      </w:r>
      <w:r w:rsidRPr="00D261B7">
        <w:rPr>
          <w:b/>
          <w:bCs/>
        </w:rPr>
        <w:t>CRESCE O NÚMERO DE MORTES NO TRÂNSITO EM 2020.</w:t>
      </w:r>
      <w:r>
        <w:t xml:space="preserve"> ONSV, 2022. Disponível em: </w:t>
      </w:r>
      <w:r w:rsidRPr="00D90713">
        <w:t>https://www.onsv.org.br/comunicacao/materias/cresce-o-numero-de-mortes-no-transito-em-2020#:~:text=Os%20dados%2C%20compilados%20pelo%20OBSERVAT%C3%93RIO,de%20tr%C3%A2nsito%20foi%20de%2032.716.</w:t>
      </w:r>
      <w:r>
        <w:t xml:space="preserve"> Acesso em: 24 out. 2023</w:t>
      </w:r>
    </w:p>
    <w:bookmarkEnd w:id="101"/>
    <w:p w14:paraId="302DC002" w14:textId="77777777" w:rsidR="003E7560" w:rsidRDefault="003E7560" w:rsidP="003E7560">
      <w:pPr>
        <w:pStyle w:val="TF-refernciasITEM"/>
      </w:pPr>
      <w:r>
        <w:t xml:space="preserve">Paula, Natália de. </w:t>
      </w:r>
      <w:r w:rsidRPr="00317DF0">
        <w:rPr>
          <w:b/>
          <w:bCs/>
        </w:rPr>
        <w:t>Como usar a realidade aumentada na educação e agregar benefícios ao processo de ensino-aprendizagem.</w:t>
      </w:r>
      <w:r>
        <w:t xml:space="preserve"> RUBEUS, 2023. Disponível em: https://rubeus.com.br/blog/realidade-aumentada-na-educacao/ Acesso em: 24 out. 2023</w:t>
      </w:r>
    </w:p>
    <w:p w14:paraId="661C2061" w14:textId="49EFE4CC" w:rsidR="00D70DE6" w:rsidRDefault="00D70DE6" w:rsidP="003E7560">
      <w:pPr>
        <w:pStyle w:val="TF-refernciasITEM"/>
      </w:pPr>
      <w:r w:rsidRPr="00D70DE6">
        <w:t>Serviço Brasileiro de Apoio às Micro e Pequenas Empresas (</w:t>
      </w:r>
      <w:r>
        <w:t>SEBRAE</w:t>
      </w:r>
      <w:r w:rsidRPr="00D70DE6">
        <w:t>)</w:t>
      </w:r>
      <w:r>
        <w:t xml:space="preserve">.  </w:t>
      </w:r>
      <w:r w:rsidRPr="00D261B7">
        <w:rPr>
          <w:b/>
          <w:bCs/>
        </w:rPr>
        <w:t xml:space="preserve">O que é realidade aumentada e realidade </w:t>
      </w:r>
      <w:proofErr w:type="gramStart"/>
      <w:r w:rsidRPr="00D261B7">
        <w:rPr>
          <w:b/>
          <w:bCs/>
        </w:rPr>
        <w:t>virtual?</w:t>
      </w:r>
      <w:r w:rsidR="00D261B7">
        <w:rPr>
          <w:b/>
          <w:bCs/>
        </w:rPr>
        <w:t>.</w:t>
      </w:r>
      <w:proofErr w:type="gramEnd"/>
      <w:r>
        <w:t xml:space="preserve"> SEBRAE, 2023. Disponível em: </w:t>
      </w:r>
      <w:r w:rsidRPr="00D70DE6">
        <w:t>https://sebrae.com.br/sites/PortalSebrae/artigos/o-que-e-realidade-aumentada-e-realidade-virtual,9da08ec38f685810VgnVCM100000d701210aRCRD</w:t>
      </w:r>
      <w:r>
        <w:t xml:space="preserve"> Acesso em: 24 out. 2023</w:t>
      </w:r>
    </w:p>
    <w:p w14:paraId="212935AD" w14:textId="765DB2FA" w:rsidR="00774EED" w:rsidRDefault="00774EED" w:rsidP="00774EED">
      <w:pPr>
        <w:pStyle w:val="TF-refernciasITEM"/>
      </w:pPr>
      <w:r>
        <w:t xml:space="preserve">SOARES, Roberta. </w:t>
      </w:r>
      <w:r w:rsidRPr="00774EED">
        <w:rPr>
          <w:b/>
          <w:bCs/>
        </w:rPr>
        <w:t>Trânsito faz mal à saúde física e mental</w:t>
      </w:r>
      <w:r w:rsidRPr="005A10B7">
        <w:rPr>
          <w:b/>
          <w:bCs/>
        </w:rPr>
        <w:t>.</w:t>
      </w:r>
      <w:r>
        <w:t xml:space="preserve"> UOL 2022. Disponível em: https://jc.ne10.uol.com.br/colunas/mobilidade/2022/03/14962697-transito-faz-mal-a-saude-fisica-e-mental.html#:~:text=Perde%20tempo%20de%20lazer%2C%20de,Medicina%20do%20Tr%C3%A1fego%20(Ammetra). Aceso em: 02 out. 2023.</w:t>
      </w:r>
    </w:p>
    <w:p w14:paraId="03A2694C" w14:textId="77777777" w:rsidR="003E7560" w:rsidRPr="008B47E2" w:rsidRDefault="003E7560" w:rsidP="003E7560">
      <w:pPr>
        <w:pStyle w:val="TF-refernciasITEM"/>
        <w:rPr>
          <w:lang w:val="en-US"/>
        </w:rPr>
      </w:pPr>
      <w:r w:rsidRPr="00894089">
        <w:t>Souza, Danilo</w:t>
      </w:r>
      <w:r>
        <w:rPr>
          <w:b/>
          <w:bCs/>
        </w:rPr>
        <w:t xml:space="preserve">. </w:t>
      </w:r>
      <w:r w:rsidRPr="00894089">
        <w:rPr>
          <w:b/>
          <w:bCs/>
        </w:rPr>
        <w:t xml:space="preserve">Jogos e simuladores na Campus </w:t>
      </w:r>
      <w:proofErr w:type="spellStart"/>
      <w:r w:rsidRPr="00894089">
        <w:rPr>
          <w:b/>
          <w:bCs/>
        </w:rPr>
        <w:t>Party</w:t>
      </w:r>
      <w:proofErr w:type="spellEnd"/>
      <w:r>
        <w:rPr>
          <w:b/>
          <w:bCs/>
        </w:rPr>
        <w:t xml:space="preserve">. </w:t>
      </w:r>
      <w:r w:rsidRPr="003E7560">
        <w:rPr>
          <w:b/>
          <w:bCs/>
        </w:rPr>
        <w:t xml:space="preserve">EACH, 2013. </w:t>
      </w:r>
      <w:proofErr w:type="spellStart"/>
      <w:r w:rsidRPr="00894089">
        <w:rPr>
          <w:b/>
          <w:bCs/>
        </w:rPr>
        <w:t>Disnível</w:t>
      </w:r>
      <w:proofErr w:type="spellEnd"/>
      <w:r w:rsidRPr="00894089">
        <w:rPr>
          <w:b/>
          <w:bCs/>
        </w:rPr>
        <w:t xml:space="preserve"> </w:t>
      </w:r>
      <w:r>
        <w:rPr>
          <w:b/>
          <w:bCs/>
        </w:rPr>
        <w:t xml:space="preserve">em: </w:t>
      </w:r>
      <w:r w:rsidRPr="00894089">
        <w:t xml:space="preserve">http://www.each.usp.br/petsi/jornal/?p=539#:~:text=O%20primeiro%20jogo%20de%20simula%C3%A7%C3%A7%C3%A3o%20de%20realidade%20virtual%20foi%20criado%20em%201962%20por%20Ivan%20Sutherland#]. </w:t>
      </w:r>
      <w:proofErr w:type="spellStart"/>
      <w:r w:rsidRPr="008B47E2">
        <w:rPr>
          <w:lang w:val="en-US"/>
        </w:rPr>
        <w:t>Acesso</w:t>
      </w:r>
      <w:proofErr w:type="spellEnd"/>
      <w:r w:rsidRPr="008B47E2">
        <w:rPr>
          <w:lang w:val="en-US"/>
        </w:rPr>
        <w:t xml:space="preserve"> </w:t>
      </w:r>
      <w:proofErr w:type="spellStart"/>
      <w:r w:rsidRPr="008B47E2">
        <w:rPr>
          <w:lang w:val="en-US"/>
        </w:rPr>
        <w:t>em</w:t>
      </w:r>
      <w:proofErr w:type="spellEnd"/>
      <w:r w:rsidRPr="008B47E2">
        <w:rPr>
          <w:lang w:val="en-US"/>
        </w:rPr>
        <w:t xml:space="preserve">: 02 de </w:t>
      </w:r>
      <w:proofErr w:type="spellStart"/>
      <w:r w:rsidRPr="008B47E2">
        <w:rPr>
          <w:lang w:val="en-US"/>
        </w:rPr>
        <w:t>outubro</w:t>
      </w:r>
      <w:proofErr w:type="spellEnd"/>
      <w:r w:rsidRPr="008B47E2">
        <w:rPr>
          <w:lang w:val="en-US"/>
        </w:rPr>
        <w:t xml:space="preserve"> de 2023</w:t>
      </w:r>
    </w:p>
    <w:p w14:paraId="6AD0730B" w14:textId="77777777" w:rsidR="003E7560" w:rsidRPr="00AB0292" w:rsidRDefault="003E7560" w:rsidP="003E7560">
      <w:pPr>
        <w:pStyle w:val="TF-refernciasITEM"/>
      </w:pPr>
      <w:r w:rsidRPr="003E7560">
        <w:rPr>
          <w:lang w:val="en-US"/>
        </w:rPr>
        <w:t xml:space="preserve">Yang, Lee et. </w:t>
      </w:r>
      <w:r w:rsidRPr="00AB0292">
        <w:rPr>
          <w:lang w:val="en-US"/>
        </w:rPr>
        <w:t xml:space="preserve">Al. </w:t>
      </w:r>
      <w:r w:rsidRPr="00AB0292">
        <w:rPr>
          <w:b/>
          <w:bCs/>
          <w:lang w:val="en-US"/>
        </w:rPr>
        <w:t>Unity 3D production and environmental perception vehicle simulation platform.</w:t>
      </w:r>
      <w:r>
        <w:rPr>
          <w:lang w:val="en-US"/>
        </w:rPr>
        <w:t xml:space="preserve"> </w:t>
      </w:r>
      <w:r w:rsidRPr="00AB0292">
        <w:t>IC</w:t>
      </w:r>
      <w:r>
        <w:t xml:space="preserve">AMSE, 2016. </w:t>
      </w:r>
      <w:r w:rsidRPr="00AB0292">
        <w:t xml:space="preserve"> Disponível em: https://ieeexplore.ieee.org/abstract/document/7840349 Acesso em: 24 out. 2023</w:t>
      </w:r>
    </w:p>
    <w:p w14:paraId="1D7F043C" w14:textId="77777777" w:rsidR="00135943" w:rsidRPr="00135943" w:rsidRDefault="00135943" w:rsidP="00135943">
      <w:pPr>
        <w:pStyle w:val="TF-refernciasITEM"/>
      </w:pPr>
    </w:p>
    <w:p w14:paraId="14907A15" w14:textId="77777777" w:rsidR="00CC753A" w:rsidRPr="00D7034F" w:rsidRDefault="00CC753A" w:rsidP="00CC753A">
      <w:pPr>
        <w:pStyle w:val="TF-refernciasITEM"/>
      </w:pPr>
    </w:p>
    <w:sectPr w:rsidR="00CC753A" w:rsidRPr="00D7034F" w:rsidSect="008A3072">
      <w:headerReference w:type="default" r:id="rId19"/>
      <w:footerReference w:type="even" r:id="rId20"/>
      <w:footerReference w:type="default" r:id="rId21"/>
      <w:headerReference w:type="first" r:id="rId22"/>
      <w:pgSz w:w="11901" w:h="16817" w:code="9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9" w:author="Dalton Solano dos Reis" w:date="2023-10-27T10:39:00Z" w:initials="DS">
    <w:p w14:paraId="4203CD12" w14:textId="77777777" w:rsidR="003972D8" w:rsidRDefault="003972D8" w:rsidP="004B7CE0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Pensando bem o seu “foco” não é simular o Trânsito. Mas sim direção de carro.</w:t>
      </w:r>
    </w:p>
    <w:p w14:paraId="26DF0681" w14:textId="77777777" w:rsidR="003972D8" w:rsidRDefault="003972D8" w:rsidP="004B7CE0">
      <w:r>
        <w:rPr>
          <w:color w:val="000000"/>
          <w:sz w:val="20"/>
          <w:szCs w:val="20"/>
        </w:rPr>
        <w:t>Falta aparecer no título jogo (gamificação) e RA.</w:t>
      </w:r>
    </w:p>
    <w:p w14:paraId="550949F8" w14:textId="77777777" w:rsidR="003972D8" w:rsidRDefault="003972D8" w:rsidP="004B7CE0">
      <w:r>
        <w:rPr>
          <w:color w:val="000000"/>
          <w:sz w:val="20"/>
          <w:szCs w:val="20"/>
        </w:rPr>
        <w:t>Também a palavra simulador gera uma expectativa que vais ter um aplicativo que simula (o mais próximo do real) a ação de dirigir um carro.</w:t>
      </w:r>
    </w:p>
    <w:p w14:paraId="60679764" w14:textId="77777777" w:rsidR="003972D8" w:rsidRDefault="003972D8" w:rsidP="004B7CE0"/>
    <w:p w14:paraId="0127D18A" w14:textId="77777777" w:rsidR="003972D8" w:rsidRDefault="003972D8" w:rsidP="004B7CE0">
      <w:r>
        <w:rPr>
          <w:color w:val="000000"/>
          <w:sz w:val="20"/>
          <w:szCs w:val="20"/>
        </w:rPr>
        <w:t>JOGO DE CONSCIENTIZAÇÃO NO TRÂNSITO UTILIZANDO A REALIDADE VIRTUAL AUMENTADA</w:t>
      </w:r>
    </w:p>
    <w:p w14:paraId="28B3079D" w14:textId="77777777" w:rsidR="003972D8" w:rsidRDefault="003972D8" w:rsidP="004B7CE0"/>
  </w:comment>
  <w:comment w:id="16" w:author="Dalton Solano dos Reis" w:date="2023-10-27T10:05:00Z" w:initials="DS">
    <w:p w14:paraId="1FE50514" w14:textId="28B31768" w:rsidR="00E10203" w:rsidRDefault="00E10203" w:rsidP="00073007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Usar citação para uma citação direta de referência bibliográfica.</w:t>
      </w:r>
    </w:p>
  </w:comment>
  <w:comment w:id="17" w:author="Dalton Solano dos Reis" w:date="2023-10-27T10:06:00Z" w:initials="DS">
    <w:p w14:paraId="1EE3422D" w14:textId="77777777" w:rsidR="00E10203" w:rsidRDefault="00E10203" w:rsidP="00D67531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As citações para citações diretas devem ter a numeração de página.</w:t>
      </w:r>
    </w:p>
  </w:comment>
  <w:comment w:id="23" w:author="Dalton Solano dos Reis" w:date="2023-10-27T10:07:00Z" w:initials="DS">
    <w:p w14:paraId="39834CF8" w14:textId="77777777" w:rsidR="00E10203" w:rsidRDefault="00E10203" w:rsidP="00DD3695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Usar uma citação para referência bibliográfica.</w:t>
      </w:r>
    </w:p>
  </w:comment>
  <w:comment w:id="24" w:author="Dalton Solano dos Reis" w:date="2023-10-27T10:08:00Z" w:initials="DS">
    <w:p w14:paraId="4678AB53" w14:textId="77777777" w:rsidR="00E10203" w:rsidRDefault="00E10203" w:rsidP="00FD5463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Frase longa.</w:t>
      </w:r>
    </w:p>
  </w:comment>
  <w:comment w:id="25" w:author="Dalton Solano dos Reis" w:date="2023-10-27T10:10:00Z" w:initials="DS">
    <w:p w14:paraId="2A1E9458" w14:textId="77777777" w:rsidR="00E10203" w:rsidRDefault="00E10203" w:rsidP="009F3CA3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Neste parágrafo tem várias afirmações sem uso de citações para referências bibliográficas.</w:t>
      </w:r>
    </w:p>
  </w:comment>
  <w:comment w:id="37" w:author="Dalton Solano dos Reis" w:date="2023-10-27T10:22:00Z" w:initials="DS">
    <w:p w14:paraId="022CEC7D" w14:textId="77777777" w:rsidR="005218F0" w:rsidRDefault="005218F0" w:rsidP="002A4604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Usar citação para referência bibliográfica.</w:t>
      </w:r>
    </w:p>
  </w:comment>
  <w:comment w:id="55" w:author="Dalton Solano dos Reis" w:date="2023-10-27T10:28:00Z" w:initials="DS">
    <w:p w14:paraId="315D0BA9" w14:textId="77777777" w:rsidR="0096377A" w:rsidRDefault="0096377A" w:rsidP="00C17752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Em vários lugares do texto aparece a falta de um espaço em branco antes do abre parênteses. Já tinha arrumado na revisão anterior.</w:t>
      </w:r>
    </w:p>
  </w:comment>
  <w:comment w:id="75" w:author="Dalton Solano dos Reis" w:date="2023-10-27T10:53:00Z" w:initials="DS">
    <w:p w14:paraId="31D2CBBC" w14:textId="77777777" w:rsidR="00B50888" w:rsidRDefault="00B50888" w:rsidP="00A26B73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a) desenvolver um ambiente em realidade aumentada simulando o trânsito de uma cidade;</w:t>
      </w:r>
    </w:p>
    <w:p w14:paraId="7EDEBCBE" w14:textId="77777777" w:rsidR="00B50888" w:rsidRDefault="00B50888" w:rsidP="00A26B73">
      <w:r>
        <w:rPr>
          <w:color w:val="000000"/>
          <w:sz w:val="20"/>
          <w:szCs w:val="20"/>
        </w:rPr>
        <w:t>b) oferecer cenas variadas, a partir de diferentes situações vivenciadas no trânsito;</w:t>
      </w:r>
    </w:p>
    <w:p w14:paraId="41FBAFDF" w14:textId="77777777" w:rsidR="00B50888" w:rsidRDefault="00B50888" w:rsidP="00A26B73">
      <w:r>
        <w:rPr>
          <w:color w:val="000000"/>
          <w:sz w:val="20"/>
          <w:szCs w:val="20"/>
        </w:rPr>
        <w:t>c) instruir e conscientizar o usuário baseado nas suas ações tomadas no jogo respeitando as leis do trânsito;</w:t>
      </w:r>
    </w:p>
    <w:p w14:paraId="08B6EB7F" w14:textId="77777777" w:rsidR="00B50888" w:rsidRDefault="00B50888" w:rsidP="00A26B73">
      <w:r>
        <w:rPr>
          <w:color w:val="000000"/>
          <w:sz w:val="20"/>
          <w:szCs w:val="20"/>
        </w:rPr>
        <w:t>d) analisar a possibilidade de usar o aplicativo como uma ferramenta educacional.</w:t>
      </w:r>
    </w:p>
  </w:comment>
  <w:comment w:id="77" w:author="Dalton Solano dos Reis" w:date="2023-10-27T10:58:00Z" w:initials="DS">
    <w:p w14:paraId="5104BBDB" w14:textId="77777777" w:rsidR="00B50888" w:rsidRDefault="00B50888" w:rsidP="00635CDB">
      <w:r>
        <w:rPr>
          <w:rStyle w:val="Refdecomentrio"/>
        </w:rPr>
        <w:annotationRef/>
      </w:r>
      <w:r>
        <w:rPr>
          <w:sz w:val="20"/>
          <w:szCs w:val="20"/>
        </w:rPr>
        <w:t>Ops, é a segunda vez que peço para arrumares este preâmbulo.</w:t>
      </w:r>
      <w:r>
        <w:rPr>
          <w:sz w:val="20"/>
          <w:szCs w:val="20"/>
        </w:rPr>
        <w:cr/>
      </w:r>
      <w:r>
        <w:rPr>
          <w:sz w:val="20"/>
          <w:szCs w:val="20"/>
        </w:rPr>
        <w:cr/>
        <w:t>Ver os outro exemplos de projeto.</w:t>
      </w:r>
      <w:r>
        <w:rPr>
          <w:sz w:val="20"/>
          <w:szCs w:val="20"/>
        </w:rPr>
        <w:cr/>
      </w:r>
      <w:r>
        <w:rPr>
          <w:sz w:val="20"/>
          <w:szCs w:val="20"/>
        </w:rPr>
        <w:cr/>
        <w:t>Usar citações de referências bibliográficas para indicar os trabalhos.</w:t>
      </w:r>
    </w:p>
  </w:comment>
  <w:comment w:id="80" w:author="Dalton Solano dos Reis" w:date="2023-10-27T11:03:00Z" w:initials="DS">
    <w:p w14:paraId="7681BB15" w14:textId="77777777" w:rsidR="00B50888" w:rsidRDefault="00B50888" w:rsidP="00172A1C">
      <w:r>
        <w:rPr>
          <w:rStyle w:val="Refdecomentrio"/>
        </w:rPr>
        <w:annotationRef/>
      </w:r>
      <w:r>
        <w:rPr>
          <w:color w:val="000000"/>
          <w:sz w:val="20"/>
          <w:szCs w:val="20"/>
        </w:rPr>
        <w:t>Parei de REVISAR.</w:t>
      </w:r>
    </w:p>
    <w:p w14:paraId="4F9205A7" w14:textId="77777777" w:rsidR="00B50888" w:rsidRDefault="00B50888" w:rsidP="00172A1C">
      <w:r>
        <w:rPr>
          <w:color w:val="000000"/>
          <w:sz w:val="20"/>
          <w:szCs w:val="20"/>
        </w:rPr>
        <w:t>Precisamos conversar.</w:t>
      </w:r>
    </w:p>
  </w:comment>
  <w:comment w:id="100" w:author="Dalton Solano dos Reis" w:date="2023-10-27T10:21:00Z" w:initials="DS">
    <w:p w14:paraId="0A556DAB" w14:textId="2EE2F093" w:rsidR="005218F0" w:rsidRDefault="005218F0" w:rsidP="00850AC6">
      <w:r>
        <w:rPr>
          <w:rStyle w:val="Refdecomentrio"/>
        </w:rPr>
        <w:annotationRef/>
      </w:r>
      <w:r>
        <w:rPr>
          <w:sz w:val="20"/>
          <w:szCs w:val="20"/>
        </w:rPr>
        <w:t xml:space="preserve">Usar o exemplo neste link. </w:t>
      </w:r>
    </w:p>
    <w:p w14:paraId="0A5CE0B0" w14:textId="77777777" w:rsidR="005218F0" w:rsidRDefault="005218F0" w:rsidP="00850AC6">
      <w:r>
        <w:rPr>
          <w:sz w:val="20"/>
          <w:szCs w:val="20"/>
        </w:rPr>
        <w:t>LONDERO</w:t>
      </w:r>
    </w:p>
    <w:p w14:paraId="28246FD2" w14:textId="77777777" w:rsidR="005218F0" w:rsidRDefault="005218F0" w:rsidP="00850AC6"/>
    <w:p w14:paraId="6BD1CF49" w14:textId="77777777" w:rsidR="005218F0" w:rsidRDefault="005218F0" w:rsidP="00850AC6">
      <w:r>
        <w:rPr>
          <w:sz w:val="20"/>
          <w:szCs w:val="20"/>
        </w:rPr>
        <w:t>https://www.furb.br/dsc/arquivos/tccs/monografias/2014_2_osvaldo-bay-machado_monografia.pdf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8B3079D" w15:done="0"/>
  <w15:commentEx w15:paraId="1FE50514" w15:done="0"/>
  <w15:commentEx w15:paraId="1EE3422D" w15:paraIdParent="1FE50514" w15:done="0"/>
  <w15:commentEx w15:paraId="39834CF8" w15:done="0"/>
  <w15:commentEx w15:paraId="4678AB53" w15:done="0"/>
  <w15:commentEx w15:paraId="2A1E9458" w15:done="0"/>
  <w15:commentEx w15:paraId="022CEC7D" w15:done="0"/>
  <w15:commentEx w15:paraId="315D0BA9" w15:done="0"/>
  <w15:commentEx w15:paraId="08B6EB7F" w15:done="0"/>
  <w15:commentEx w15:paraId="5104BBDB" w15:done="0"/>
  <w15:commentEx w15:paraId="4F9205A7" w15:done="0"/>
  <w15:commentEx w15:paraId="6BD1CF4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BC7D890" w16cex:dateUtc="2023-10-27T13:39:00Z"/>
  <w16cex:commentExtensible w16cex:durableId="1D46B10A" w16cex:dateUtc="2023-10-27T13:05:00Z"/>
  <w16cex:commentExtensible w16cex:durableId="6B3C0D6D" w16cex:dateUtc="2023-10-27T13:06:00Z"/>
  <w16cex:commentExtensible w16cex:durableId="2E618086" w16cex:dateUtc="2023-10-27T13:07:00Z"/>
  <w16cex:commentExtensible w16cex:durableId="3E11ED82" w16cex:dateUtc="2023-10-27T13:08:00Z"/>
  <w16cex:commentExtensible w16cex:durableId="3ECC46E6" w16cex:dateUtc="2023-10-27T13:10:00Z"/>
  <w16cex:commentExtensible w16cex:durableId="3CCECBD4" w16cex:dateUtc="2023-10-27T13:22:00Z"/>
  <w16cex:commentExtensible w16cex:durableId="67FF650D" w16cex:dateUtc="2023-10-27T13:28:00Z"/>
  <w16cex:commentExtensible w16cex:durableId="05F27079" w16cex:dateUtc="2023-10-27T13:53:00Z"/>
  <w16cex:commentExtensible w16cex:durableId="557C13A8" w16cex:dateUtc="2023-10-27T13:58:00Z"/>
  <w16cex:commentExtensible w16cex:durableId="7C6B58BA" w16cex:dateUtc="2023-10-27T14:03:00Z"/>
  <w16cex:commentExtensible w16cex:durableId="11B71F52" w16cex:dateUtc="2023-10-27T13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B3079D" w16cid:durableId="4BC7D890"/>
  <w16cid:commentId w16cid:paraId="1FE50514" w16cid:durableId="1D46B10A"/>
  <w16cid:commentId w16cid:paraId="1EE3422D" w16cid:durableId="6B3C0D6D"/>
  <w16cid:commentId w16cid:paraId="39834CF8" w16cid:durableId="2E618086"/>
  <w16cid:commentId w16cid:paraId="4678AB53" w16cid:durableId="3E11ED82"/>
  <w16cid:commentId w16cid:paraId="2A1E9458" w16cid:durableId="3ECC46E6"/>
  <w16cid:commentId w16cid:paraId="022CEC7D" w16cid:durableId="3CCECBD4"/>
  <w16cid:commentId w16cid:paraId="315D0BA9" w16cid:durableId="67FF650D"/>
  <w16cid:commentId w16cid:paraId="08B6EB7F" w16cid:durableId="05F27079"/>
  <w16cid:commentId w16cid:paraId="5104BBDB" w16cid:durableId="557C13A8"/>
  <w16cid:commentId w16cid:paraId="4F9205A7" w16cid:durableId="7C6B58BA"/>
  <w16cid:commentId w16cid:paraId="6BD1CF49" w16cid:durableId="11B71F5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20A07" w14:textId="77777777" w:rsidR="00F02144" w:rsidRDefault="00F02144">
      <w:r>
        <w:separator/>
      </w:r>
    </w:p>
  </w:endnote>
  <w:endnote w:type="continuationSeparator" w:id="0">
    <w:p w14:paraId="303760AB" w14:textId="77777777" w:rsidR="00F02144" w:rsidRDefault="00F02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9D63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2033A4BA" w14:textId="77777777" w:rsidR="00347AC5" w:rsidRDefault="00347AC5" w:rsidP="00347AC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E1EB" w14:textId="77777777" w:rsidR="00347AC5" w:rsidRDefault="00347AC5" w:rsidP="00FB07B7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576D15B" w14:textId="77777777" w:rsidR="00347AC5" w:rsidRDefault="00347AC5" w:rsidP="00347AC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CC608" w14:textId="77777777" w:rsidR="00F02144" w:rsidRDefault="00F02144">
      <w:r>
        <w:separator/>
      </w:r>
    </w:p>
  </w:footnote>
  <w:footnote w:type="continuationSeparator" w:id="0">
    <w:p w14:paraId="54494F96" w14:textId="77777777" w:rsidR="00F02144" w:rsidRDefault="00F02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620BB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3"/>
      <w:gridCol w:w="4744"/>
      <w:gridCol w:w="1139"/>
    </w:tblGrid>
    <w:tr w:rsidR="00320BFA" w14:paraId="4B437F11" w14:textId="77777777" w:rsidTr="006746CA">
      <w:tc>
        <w:tcPr>
          <w:tcW w:w="3227" w:type="dxa"/>
          <w:shd w:val="clear" w:color="auto" w:fill="auto"/>
        </w:tcPr>
        <w:p w14:paraId="3631B2AE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  <w:shd w:val="clear" w:color="auto" w:fill="auto"/>
        </w:tcPr>
        <w:p w14:paraId="2BA09B2C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  <w:shd w:val="clear" w:color="auto" w:fill="auto"/>
        </w:tcPr>
        <w:p w14:paraId="4B6DB848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776E9201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ECEA816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71A2B03"/>
    <w:multiLevelType w:val="multilevel"/>
    <w:tmpl w:val="8A04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68A2"/>
    <w:multiLevelType w:val="multilevel"/>
    <w:tmpl w:val="FD88D4AA"/>
    <w:lvl w:ilvl="0">
      <w:start w:val="1"/>
      <w:numFmt w:val="lowerLetter"/>
      <w:pStyle w:val="TF-ALNEA"/>
      <w:lvlText w:val="%1)"/>
      <w:lvlJc w:val="left"/>
      <w:pPr>
        <w:tabs>
          <w:tab w:val="num" w:pos="1106"/>
        </w:tabs>
        <w:ind w:left="1106" w:hanging="397"/>
      </w:pPr>
      <w:rPr>
        <w:rFonts w:hint="default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47"/>
        </w:tabs>
        <w:ind w:left="1447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87"/>
        </w:tabs>
        <w:ind w:left="1787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69"/>
        </w:tabs>
        <w:ind w:left="1469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29"/>
        </w:tabs>
        <w:ind w:left="1829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89"/>
        </w:tabs>
        <w:ind w:left="2189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49"/>
        </w:tabs>
        <w:ind w:left="2549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909"/>
        </w:tabs>
        <w:ind w:left="2909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69"/>
        </w:tabs>
        <w:ind w:left="3269" w:hanging="360"/>
      </w:pPr>
      <w:rPr>
        <w:rFonts w:hint="default"/>
      </w:rPr>
    </w:lvl>
  </w:abstractNum>
  <w:abstractNum w:abstractNumId="4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" w15:restartNumberingAfterBreak="0">
    <w:nsid w:val="22FD7F84"/>
    <w:multiLevelType w:val="hybridMultilevel"/>
    <w:tmpl w:val="3D4276C6"/>
    <w:lvl w:ilvl="0" w:tplc="BA54D594">
      <w:start w:val="1"/>
      <w:numFmt w:val="decimal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7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1263762718">
    <w:abstractNumId w:val="0"/>
  </w:num>
  <w:num w:numId="2" w16cid:durableId="407583022">
    <w:abstractNumId w:val="3"/>
  </w:num>
  <w:num w:numId="3" w16cid:durableId="1620797825">
    <w:abstractNumId w:val="3"/>
  </w:num>
  <w:num w:numId="4" w16cid:durableId="1176723425">
    <w:abstractNumId w:val="1"/>
  </w:num>
  <w:num w:numId="5" w16cid:durableId="302581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43420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6854708">
    <w:abstractNumId w:val="3"/>
  </w:num>
  <w:num w:numId="8" w16cid:durableId="14897835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029060">
    <w:abstractNumId w:val="7"/>
  </w:num>
  <w:num w:numId="10" w16cid:durableId="2507457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167486">
    <w:abstractNumId w:val="4"/>
  </w:num>
  <w:num w:numId="12" w16cid:durableId="1732073986">
    <w:abstractNumId w:val="6"/>
  </w:num>
  <w:num w:numId="13" w16cid:durableId="13899580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82224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1728551">
    <w:abstractNumId w:val="8"/>
  </w:num>
  <w:num w:numId="16" w16cid:durableId="670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3028683">
    <w:abstractNumId w:val="8"/>
  </w:num>
  <w:num w:numId="18" w16cid:durableId="21469215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1408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83554953">
    <w:abstractNumId w:val="2"/>
  </w:num>
  <w:num w:numId="21" w16cid:durableId="619609301">
    <w:abstractNumId w:val="5"/>
  </w:num>
  <w:num w:numId="22" w16cid:durableId="15989476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06311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lton Solano dos Reis">
    <w15:presenceInfo w15:providerId="AD" w15:userId="S::dalton@furb.br::6af4c44a-d9df-45de-a1b2-d9ee411f49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trackRevision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224C"/>
    <w:rsid w:val="00007509"/>
    <w:rsid w:val="00012922"/>
    <w:rsid w:val="0001575C"/>
    <w:rsid w:val="000179B5"/>
    <w:rsid w:val="00017B62"/>
    <w:rsid w:val="000204E7"/>
    <w:rsid w:val="00023FA0"/>
    <w:rsid w:val="0002602F"/>
    <w:rsid w:val="00030E4A"/>
    <w:rsid w:val="00031A27"/>
    <w:rsid w:val="00031D06"/>
    <w:rsid w:val="00031EE0"/>
    <w:rsid w:val="0004641A"/>
    <w:rsid w:val="00052A07"/>
    <w:rsid w:val="000533DA"/>
    <w:rsid w:val="0005457F"/>
    <w:rsid w:val="000608E9"/>
    <w:rsid w:val="00061FEB"/>
    <w:rsid w:val="000667DF"/>
    <w:rsid w:val="0007209B"/>
    <w:rsid w:val="00075792"/>
    <w:rsid w:val="00080F9C"/>
    <w:rsid w:val="0008579A"/>
    <w:rsid w:val="0008625F"/>
    <w:rsid w:val="00086AA8"/>
    <w:rsid w:val="0008732D"/>
    <w:rsid w:val="00095E91"/>
    <w:rsid w:val="0009735C"/>
    <w:rsid w:val="000A104C"/>
    <w:rsid w:val="000A19DE"/>
    <w:rsid w:val="000A3EAB"/>
    <w:rsid w:val="000B12B2"/>
    <w:rsid w:val="000B3868"/>
    <w:rsid w:val="000C1926"/>
    <w:rsid w:val="000C1A18"/>
    <w:rsid w:val="000C648D"/>
    <w:rsid w:val="000D1294"/>
    <w:rsid w:val="000D6763"/>
    <w:rsid w:val="000D77C2"/>
    <w:rsid w:val="000E039E"/>
    <w:rsid w:val="000E0644"/>
    <w:rsid w:val="000E27F9"/>
    <w:rsid w:val="000E2B1E"/>
    <w:rsid w:val="000E311F"/>
    <w:rsid w:val="000E3A68"/>
    <w:rsid w:val="000E6CE0"/>
    <w:rsid w:val="000F77E3"/>
    <w:rsid w:val="00100790"/>
    <w:rsid w:val="00107B02"/>
    <w:rsid w:val="0011363A"/>
    <w:rsid w:val="00113A3F"/>
    <w:rsid w:val="001164FE"/>
    <w:rsid w:val="00121714"/>
    <w:rsid w:val="00123ED8"/>
    <w:rsid w:val="00125084"/>
    <w:rsid w:val="00125277"/>
    <w:rsid w:val="00135943"/>
    <w:rsid w:val="00136700"/>
    <w:rsid w:val="001375F7"/>
    <w:rsid w:val="001476AF"/>
    <w:rsid w:val="001536AC"/>
    <w:rsid w:val="001554E9"/>
    <w:rsid w:val="00162BF1"/>
    <w:rsid w:val="00163CFB"/>
    <w:rsid w:val="0016560C"/>
    <w:rsid w:val="00186092"/>
    <w:rsid w:val="00193A97"/>
    <w:rsid w:val="001948BE"/>
    <w:rsid w:val="0019547B"/>
    <w:rsid w:val="001A12CE"/>
    <w:rsid w:val="001A6292"/>
    <w:rsid w:val="001A7511"/>
    <w:rsid w:val="001B2F1E"/>
    <w:rsid w:val="001C33B0"/>
    <w:rsid w:val="001C57E6"/>
    <w:rsid w:val="001C5CBB"/>
    <w:rsid w:val="001D1B9C"/>
    <w:rsid w:val="001D465C"/>
    <w:rsid w:val="001D6234"/>
    <w:rsid w:val="001E646A"/>
    <w:rsid w:val="001E682E"/>
    <w:rsid w:val="001F007F"/>
    <w:rsid w:val="001F0D36"/>
    <w:rsid w:val="002003B9"/>
    <w:rsid w:val="00202F3F"/>
    <w:rsid w:val="002149E6"/>
    <w:rsid w:val="002203BF"/>
    <w:rsid w:val="00224BB2"/>
    <w:rsid w:val="00235240"/>
    <w:rsid w:val="002368FD"/>
    <w:rsid w:val="0024110F"/>
    <w:rsid w:val="002423AB"/>
    <w:rsid w:val="002440B0"/>
    <w:rsid w:val="002443CD"/>
    <w:rsid w:val="00252AC2"/>
    <w:rsid w:val="0025685C"/>
    <w:rsid w:val="002714D3"/>
    <w:rsid w:val="00276E8F"/>
    <w:rsid w:val="0027792D"/>
    <w:rsid w:val="00282723"/>
    <w:rsid w:val="00282788"/>
    <w:rsid w:val="0028617A"/>
    <w:rsid w:val="0029608A"/>
    <w:rsid w:val="002A6617"/>
    <w:rsid w:val="002A7E1B"/>
    <w:rsid w:val="002B0EDC"/>
    <w:rsid w:val="002B4718"/>
    <w:rsid w:val="002C5E40"/>
    <w:rsid w:val="002E18F5"/>
    <w:rsid w:val="002E3DD7"/>
    <w:rsid w:val="002E6DD1"/>
    <w:rsid w:val="002F027E"/>
    <w:rsid w:val="002F6021"/>
    <w:rsid w:val="00312CEA"/>
    <w:rsid w:val="00320BFA"/>
    <w:rsid w:val="0032378D"/>
    <w:rsid w:val="003255B3"/>
    <w:rsid w:val="003323B0"/>
    <w:rsid w:val="00335048"/>
    <w:rsid w:val="00340AD0"/>
    <w:rsid w:val="00340B6D"/>
    <w:rsid w:val="00340C8E"/>
    <w:rsid w:val="00344540"/>
    <w:rsid w:val="00347AC5"/>
    <w:rsid w:val="003519A3"/>
    <w:rsid w:val="0035396C"/>
    <w:rsid w:val="00362443"/>
    <w:rsid w:val="003650E7"/>
    <w:rsid w:val="0037046F"/>
    <w:rsid w:val="00377DA7"/>
    <w:rsid w:val="00383087"/>
    <w:rsid w:val="003972D8"/>
    <w:rsid w:val="003A2B7D"/>
    <w:rsid w:val="003A48D2"/>
    <w:rsid w:val="003A4A75"/>
    <w:rsid w:val="003A5366"/>
    <w:rsid w:val="003B2EB4"/>
    <w:rsid w:val="003B647A"/>
    <w:rsid w:val="003C5262"/>
    <w:rsid w:val="003C589C"/>
    <w:rsid w:val="003D0E02"/>
    <w:rsid w:val="003D398C"/>
    <w:rsid w:val="003D473B"/>
    <w:rsid w:val="003D4B35"/>
    <w:rsid w:val="003E4903"/>
    <w:rsid w:val="003E4F19"/>
    <w:rsid w:val="003E7560"/>
    <w:rsid w:val="003F5F25"/>
    <w:rsid w:val="0040436D"/>
    <w:rsid w:val="00410543"/>
    <w:rsid w:val="004173CC"/>
    <w:rsid w:val="00421F2D"/>
    <w:rsid w:val="00422681"/>
    <w:rsid w:val="0042356B"/>
    <w:rsid w:val="0042420A"/>
    <w:rsid w:val="004243D2"/>
    <w:rsid w:val="00424610"/>
    <w:rsid w:val="00424AD5"/>
    <w:rsid w:val="00431C8E"/>
    <w:rsid w:val="00435424"/>
    <w:rsid w:val="00451B94"/>
    <w:rsid w:val="00455AED"/>
    <w:rsid w:val="004661F2"/>
    <w:rsid w:val="00470C41"/>
    <w:rsid w:val="0047690F"/>
    <w:rsid w:val="00476C78"/>
    <w:rsid w:val="00482174"/>
    <w:rsid w:val="0048576D"/>
    <w:rsid w:val="00493B1A"/>
    <w:rsid w:val="0049495C"/>
    <w:rsid w:val="004973E1"/>
    <w:rsid w:val="00497EF6"/>
    <w:rsid w:val="004B2D54"/>
    <w:rsid w:val="004B42D8"/>
    <w:rsid w:val="004B6B8F"/>
    <w:rsid w:val="004B7511"/>
    <w:rsid w:val="004E23CE"/>
    <w:rsid w:val="004E516B"/>
    <w:rsid w:val="004F3C47"/>
    <w:rsid w:val="00500539"/>
    <w:rsid w:val="00503373"/>
    <w:rsid w:val="00503F3F"/>
    <w:rsid w:val="00504693"/>
    <w:rsid w:val="0050470F"/>
    <w:rsid w:val="005218F0"/>
    <w:rsid w:val="005312EB"/>
    <w:rsid w:val="00536336"/>
    <w:rsid w:val="0054044B"/>
    <w:rsid w:val="00542ED7"/>
    <w:rsid w:val="00550D4A"/>
    <w:rsid w:val="00564A29"/>
    <w:rsid w:val="00564FBC"/>
    <w:rsid w:val="005705A9"/>
    <w:rsid w:val="00572864"/>
    <w:rsid w:val="00581BD6"/>
    <w:rsid w:val="0058482B"/>
    <w:rsid w:val="0058618A"/>
    <w:rsid w:val="00587002"/>
    <w:rsid w:val="00591611"/>
    <w:rsid w:val="00592BA8"/>
    <w:rsid w:val="005A10B7"/>
    <w:rsid w:val="005A362B"/>
    <w:rsid w:val="005A4952"/>
    <w:rsid w:val="005A4CE8"/>
    <w:rsid w:val="005B20A1"/>
    <w:rsid w:val="005B2478"/>
    <w:rsid w:val="005B2E12"/>
    <w:rsid w:val="005C03AF"/>
    <w:rsid w:val="005C21FC"/>
    <w:rsid w:val="005C285F"/>
    <w:rsid w:val="005C30AE"/>
    <w:rsid w:val="005C4A18"/>
    <w:rsid w:val="005E35F3"/>
    <w:rsid w:val="005E400D"/>
    <w:rsid w:val="005E698D"/>
    <w:rsid w:val="005F09F1"/>
    <w:rsid w:val="005F3CE5"/>
    <w:rsid w:val="005F430A"/>
    <w:rsid w:val="005F645A"/>
    <w:rsid w:val="005F7EDE"/>
    <w:rsid w:val="0060060C"/>
    <w:rsid w:val="006118D1"/>
    <w:rsid w:val="0061251F"/>
    <w:rsid w:val="00613B57"/>
    <w:rsid w:val="00620D93"/>
    <w:rsid w:val="0062386A"/>
    <w:rsid w:val="0062497C"/>
    <w:rsid w:val="0062576D"/>
    <w:rsid w:val="00625788"/>
    <w:rsid w:val="006305AA"/>
    <w:rsid w:val="0063277E"/>
    <w:rsid w:val="00635ECF"/>
    <w:rsid w:val="006364F4"/>
    <w:rsid w:val="00640352"/>
    <w:rsid w:val="006426D5"/>
    <w:rsid w:val="00642924"/>
    <w:rsid w:val="006466FF"/>
    <w:rsid w:val="00646A5F"/>
    <w:rsid w:val="006475C1"/>
    <w:rsid w:val="00656C00"/>
    <w:rsid w:val="00661967"/>
    <w:rsid w:val="00661F61"/>
    <w:rsid w:val="00671B49"/>
    <w:rsid w:val="00674155"/>
    <w:rsid w:val="006746CA"/>
    <w:rsid w:val="00684291"/>
    <w:rsid w:val="00695745"/>
    <w:rsid w:val="0069600B"/>
    <w:rsid w:val="006A0A1A"/>
    <w:rsid w:val="006A6460"/>
    <w:rsid w:val="006B0760"/>
    <w:rsid w:val="006B104E"/>
    <w:rsid w:val="006B5AEA"/>
    <w:rsid w:val="006B6099"/>
    <w:rsid w:val="006B6383"/>
    <w:rsid w:val="006B640D"/>
    <w:rsid w:val="006C61FA"/>
    <w:rsid w:val="006C7B8E"/>
    <w:rsid w:val="006D0896"/>
    <w:rsid w:val="006D2982"/>
    <w:rsid w:val="006E25D2"/>
    <w:rsid w:val="006F48A1"/>
    <w:rsid w:val="0070115F"/>
    <w:rsid w:val="0070391A"/>
    <w:rsid w:val="00706486"/>
    <w:rsid w:val="007214E3"/>
    <w:rsid w:val="007222F7"/>
    <w:rsid w:val="00724679"/>
    <w:rsid w:val="00725368"/>
    <w:rsid w:val="007304F3"/>
    <w:rsid w:val="00730839"/>
    <w:rsid w:val="00730F60"/>
    <w:rsid w:val="00733FF9"/>
    <w:rsid w:val="00752038"/>
    <w:rsid w:val="007554DF"/>
    <w:rsid w:val="0075776D"/>
    <w:rsid w:val="007613FB"/>
    <w:rsid w:val="00761E34"/>
    <w:rsid w:val="007629B7"/>
    <w:rsid w:val="00770837"/>
    <w:rsid w:val="007722BF"/>
    <w:rsid w:val="00774EED"/>
    <w:rsid w:val="0077580B"/>
    <w:rsid w:val="00781167"/>
    <w:rsid w:val="007854B3"/>
    <w:rsid w:val="00786A68"/>
    <w:rsid w:val="0078787D"/>
    <w:rsid w:val="00787FA8"/>
    <w:rsid w:val="007944F8"/>
    <w:rsid w:val="007973E3"/>
    <w:rsid w:val="007A1883"/>
    <w:rsid w:val="007C5709"/>
    <w:rsid w:val="007D0720"/>
    <w:rsid w:val="007D10F2"/>
    <w:rsid w:val="007D207E"/>
    <w:rsid w:val="007D6DEC"/>
    <w:rsid w:val="007E1293"/>
    <w:rsid w:val="007E46A1"/>
    <w:rsid w:val="007E730D"/>
    <w:rsid w:val="007E7311"/>
    <w:rsid w:val="007F20C0"/>
    <w:rsid w:val="007F38A6"/>
    <w:rsid w:val="007F403E"/>
    <w:rsid w:val="00802D0F"/>
    <w:rsid w:val="008072AC"/>
    <w:rsid w:val="00810CEA"/>
    <w:rsid w:val="0081358C"/>
    <w:rsid w:val="008233E5"/>
    <w:rsid w:val="0082420B"/>
    <w:rsid w:val="00833DE8"/>
    <w:rsid w:val="00833F47"/>
    <w:rsid w:val="008348C3"/>
    <w:rsid w:val="008373B4"/>
    <w:rsid w:val="008404C4"/>
    <w:rsid w:val="00847D37"/>
    <w:rsid w:val="0085001D"/>
    <w:rsid w:val="008570BA"/>
    <w:rsid w:val="00870802"/>
    <w:rsid w:val="00871A41"/>
    <w:rsid w:val="00886D76"/>
    <w:rsid w:val="00897019"/>
    <w:rsid w:val="008A3072"/>
    <w:rsid w:val="008A465D"/>
    <w:rsid w:val="008B0A07"/>
    <w:rsid w:val="008B47E2"/>
    <w:rsid w:val="008B781F"/>
    <w:rsid w:val="008C0069"/>
    <w:rsid w:val="008C1495"/>
    <w:rsid w:val="008C5E2A"/>
    <w:rsid w:val="008D4159"/>
    <w:rsid w:val="008D5522"/>
    <w:rsid w:val="008D69C5"/>
    <w:rsid w:val="008D7404"/>
    <w:rsid w:val="008E0F86"/>
    <w:rsid w:val="008F2DC1"/>
    <w:rsid w:val="008F70AD"/>
    <w:rsid w:val="008F7CE2"/>
    <w:rsid w:val="00900DB1"/>
    <w:rsid w:val="009022BF"/>
    <w:rsid w:val="00911CD9"/>
    <w:rsid w:val="00912B71"/>
    <w:rsid w:val="009217F6"/>
    <w:rsid w:val="009261DE"/>
    <w:rsid w:val="00931632"/>
    <w:rsid w:val="00932C92"/>
    <w:rsid w:val="009342FB"/>
    <w:rsid w:val="009454E4"/>
    <w:rsid w:val="00946836"/>
    <w:rsid w:val="00956BF8"/>
    <w:rsid w:val="00961DE1"/>
    <w:rsid w:val="00962B01"/>
    <w:rsid w:val="0096377A"/>
    <w:rsid w:val="0096683A"/>
    <w:rsid w:val="00967611"/>
    <w:rsid w:val="009750D7"/>
    <w:rsid w:val="00980C0E"/>
    <w:rsid w:val="00984240"/>
    <w:rsid w:val="00987F2B"/>
    <w:rsid w:val="00995B07"/>
    <w:rsid w:val="009A2619"/>
    <w:rsid w:val="009A5850"/>
    <w:rsid w:val="009B10D6"/>
    <w:rsid w:val="009C03AF"/>
    <w:rsid w:val="009D3713"/>
    <w:rsid w:val="009D65D0"/>
    <w:rsid w:val="009D7E91"/>
    <w:rsid w:val="009E135E"/>
    <w:rsid w:val="009E3C92"/>
    <w:rsid w:val="009E5119"/>
    <w:rsid w:val="009E54F4"/>
    <w:rsid w:val="009E5B6E"/>
    <w:rsid w:val="009E65A2"/>
    <w:rsid w:val="009E71AD"/>
    <w:rsid w:val="009F2BFA"/>
    <w:rsid w:val="009F3EE1"/>
    <w:rsid w:val="00A017C9"/>
    <w:rsid w:val="00A03A3D"/>
    <w:rsid w:val="00A045C4"/>
    <w:rsid w:val="00A10DFA"/>
    <w:rsid w:val="00A21708"/>
    <w:rsid w:val="00A22362"/>
    <w:rsid w:val="00A249BA"/>
    <w:rsid w:val="00A307C7"/>
    <w:rsid w:val="00A44581"/>
    <w:rsid w:val="00A45093"/>
    <w:rsid w:val="00A50EAF"/>
    <w:rsid w:val="00A602F9"/>
    <w:rsid w:val="00A650EE"/>
    <w:rsid w:val="00A662C8"/>
    <w:rsid w:val="00A71157"/>
    <w:rsid w:val="00A77844"/>
    <w:rsid w:val="00A966E6"/>
    <w:rsid w:val="00AA4EEC"/>
    <w:rsid w:val="00AB2BE3"/>
    <w:rsid w:val="00AB7834"/>
    <w:rsid w:val="00AC1B10"/>
    <w:rsid w:val="00AC4D5F"/>
    <w:rsid w:val="00AD1D2C"/>
    <w:rsid w:val="00AD5232"/>
    <w:rsid w:val="00AE0525"/>
    <w:rsid w:val="00AE08DB"/>
    <w:rsid w:val="00AE2729"/>
    <w:rsid w:val="00AE3148"/>
    <w:rsid w:val="00AE5AE2"/>
    <w:rsid w:val="00AE7343"/>
    <w:rsid w:val="00AE75BB"/>
    <w:rsid w:val="00B00A13"/>
    <w:rsid w:val="00B00D69"/>
    <w:rsid w:val="00B00E04"/>
    <w:rsid w:val="00B03303"/>
    <w:rsid w:val="00B05485"/>
    <w:rsid w:val="00B1458E"/>
    <w:rsid w:val="00B14C51"/>
    <w:rsid w:val="00B20021"/>
    <w:rsid w:val="00B20FDE"/>
    <w:rsid w:val="00B42041"/>
    <w:rsid w:val="00B43FBF"/>
    <w:rsid w:val="00B44831"/>
    <w:rsid w:val="00B44F11"/>
    <w:rsid w:val="00B50888"/>
    <w:rsid w:val="00B51846"/>
    <w:rsid w:val="00B62979"/>
    <w:rsid w:val="00B70056"/>
    <w:rsid w:val="00B74D75"/>
    <w:rsid w:val="00B823A7"/>
    <w:rsid w:val="00B82E4D"/>
    <w:rsid w:val="00B838FD"/>
    <w:rsid w:val="00B90FA5"/>
    <w:rsid w:val="00B919F1"/>
    <w:rsid w:val="00BA2260"/>
    <w:rsid w:val="00BB468D"/>
    <w:rsid w:val="00BC0E8D"/>
    <w:rsid w:val="00BC4F18"/>
    <w:rsid w:val="00BD3A87"/>
    <w:rsid w:val="00BE6551"/>
    <w:rsid w:val="00BF093B"/>
    <w:rsid w:val="00BF4A50"/>
    <w:rsid w:val="00C00B88"/>
    <w:rsid w:val="00C06B2A"/>
    <w:rsid w:val="00C35E57"/>
    <w:rsid w:val="00C35E80"/>
    <w:rsid w:val="00C40AA2"/>
    <w:rsid w:val="00C4244F"/>
    <w:rsid w:val="00C458D3"/>
    <w:rsid w:val="00C632ED"/>
    <w:rsid w:val="00C66150"/>
    <w:rsid w:val="00C70EF5"/>
    <w:rsid w:val="00C756C5"/>
    <w:rsid w:val="00C81495"/>
    <w:rsid w:val="00C82195"/>
    <w:rsid w:val="00C82CAE"/>
    <w:rsid w:val="00C8442E"/>
    <w:rsid w:val="00C930A8"/>
    <w:rsid w:val="00C9584A"/>
    <w:rsid w:val="00CA108B"/>
    <w:rsid w:val="00CA6CDB"/>
    <w:rsid w:val="00CB5E13"/>
    <w:rsid w:val="00CC3524"/>
    <w:rsid w:val="00CC72B4"/>
    <w:rsid w:val="00CC753A"/>
    <w:rsid w:val="00CD27BE"/>
    <w:rsid w:val="00CD29E9"/>
    <w:rsid w:val="00CD4BBC"/>
    <w:rsid w:val="00CD6F0F"/>
    <w:rsid w:val="00CE0BB7"/>
    <w:rsid w:val="00CE3E9A"/>
    <w:rsid w:val="00CE708B"/>
    <w:rsid w:val="00CF2196"/>
    <w:rsid w:val="00CF26B7"/>
    <w:rsid w:val="00CF6E39"/>
    <w:rsid w:val="00CF72DA"/>
    <w:rsid w:val="00D03B57"/>
    <w:rsid w:val="00D066E0"/>
    <w:rsid w:val="00D0769A"/>
    <w:rsid w:val="00D15B4E"/>
    <w:rsid w:val="00D177E7"/>
    <w:rsid w:val="00D2079F"/>
    <w:rsid w:val="00D261B7"/>
    <w:rsid w:val="00D37684"/>
    <w:rsid w:val="00D447EF"/>
    <w:rsid w:val="00D505E2"/>
    <w:rsid w:val="00D51224"/>
    <w:rsid w:val="00D53E26"/>
    <w:rsid w:val="00D55612"/>
    <w:rsid w:val="00D6498F"/>
    <w:rsid w:val="00D7034F"/>
    <w:rsid w:val="00D70DE6"/>
    <w:rsid w:val="00D7463D"/>
    <w:rsid w:val="00D765F9"/>
    <w:rsid w:val="00D7661B"/>
    <w:rsid w:val="00D80F5A"/>
    <w:rsid w:val="00D8358A"/>
    <w:rsid w:val="00D83DE8"/>
    <w:rsid w:val="00D84943"/>
    <w:rsid w:val="00D94AE7"/>
    <w:rsid w:val="00D966B3"/>
    <w:rsid w:val="00D970F0"/>
    <w:rsid w:val="00DA3E4F"/>
    <w:rsid w:val="00DA4540"/>
    <w:rsid w:val="00DA587E"/>
    <w:rsid w:val="00DA60F4"/>
    <w:rsid w:val="00DA72D4"/>
    <w:rsid w:val="00DB0F8B"/>
    <w:rsid w:val="00DB3052"/>
    <w:rsid w:val="00DC2D17"/>
    <w:rsid w:val="00DE23BF"/>
    <w:rsid w:val="00DE2822"/>
    <w:rsid w:val="00DE3981"/>
    <w:rsid w:val="00DE40DD"/>
    <w:rsid w:val="00DE7755"/>
    <w:rsid w:val="00DF059A"/>
    <w:rsid w:val="00DF3D56"/>
    <w:rsid w:val="00DF64E9"/>
    <w:rsid w:val="00DF6D19"/>
    <w:rsid w:val="00DF6ED2"/>
    <w:rsid w:val="00DF70F5"/>
    <w:rsid w:val="00E041A4"/>
    <w:rsid w:val="00E10203"/>
    <w:rsid w:val="00E2252C"/>
    <w:rsid w:val="00E270C0"/>
    <w:rsid w:val="00E36D82"/>
    <w:rsid w:val="00E460B9"/>
    <w:rsid w:val="00E47155"/>
    <w:rsid w:val="00E51601"/>
    <w:rsid w:val="00E51965"/>
    <w:rsid w:val="00E638A0"/>
    <w:rsid w:val="00E64CA9"/>
    <w:rsid w:val="00E67121"/>
    <w:rsid w:val="00E7198D"/>
    <w:rsid w:val="00E735AF"/>
    <w:rsid w:val="00E74CA6"/>
    <w:rsid w:val="00E75E3D"/>
    <w:rsid w:val="00E84491"/>
    <w:rsid w:val="00E9731C"/>
    <w:rsid w:val="00EA4E4C"/>
    <w:rsid w:val="00EB01F5"/>
    <w:rsid w:val="00EB04B7"/>
    <w:rsid w:val="00EB7992"/>
    <w:rsid w:val="00EC0104"/>
    <w:rsid w:val="00EC0184"/>
    <w:rsid w:val="00EC2D7A"/>
    <w:rsid w:val="00EC633A"/>
    <w:rsid w:val="00ED1B9D"/>
    <w:rsid w:val="00EE056F"/>
    <w:rsid w:val="00EF43F5"/>
    <w:rsid w:val="00EF6DB3"/>
    <w:rsid w:val="00EF74D7"/>
    <w:rsid w:val="00EF7BF1"/>
    <w:rsid w:val="00F0030C"/>
    <w:rsid w:val="00F017AF"/>
    <w:rsid w:val="00F02144"/>
    <w:rsid w:val="00F02ECF"/>
    <w:rsid w:val="00F041C4"/>
    <w:rsid w:val="00F14812"/>
    <w:rsid w:val="00F1598C"/>
    <w:rsid w:val="00F20BC6"/>
    <w:rsid w:val="00F21403"/>
    <w:rsid w:val="00F255FC"/>
    <w:rsid w:val="00F259B0"/>
    <w:rsid w:val="00F26A20"/>
    <w:rsid w:val="00F276C9"/>
    <w:rsid w:val="00F31359"/>
    <w:rsid w:val="00F3649F"/>
    <w:rsid w:val="00F40141"/>
    <w:rsid w:val="00F40690"/>
    <w:rsid w:val="00F43B8F"/>
    <w:rsid w:val="00F51785"/>
    <w:rsid w:val="00F530D7"/>
    <w:rsid w:val="00F541E6"/>
    <w:rsid w:val="00F62F49"/>
    <w:rsid w:val="00F640BF"/>
    <w:rsid w:val="00F70754"/>
    <w:rsid w:val="00F77926"/>
    <w:rsid w:val="00F83A19"/>
    <w:rsid w:val="00F879A1"/>
    <w:rsid w:val="00F917B2"/>
    <w:rsid w:val="00F92FC4"/>
    <w:rsid w:val="00F963A3"/>
    <w:rsid w:val="00F9793C"/>
    <w:rsid w:val="00FA0C14"/>
    <w:rsid w:val="00FA137A"/>
    <w:rsid w:val="00FA5504"/>
    <w:rsid w:val="00FB07B7"/>
    <w:rsid w:val="00FB4B02"/>
    <w:rsid w:val="00FB4DF1"/>
    <w:rsid w:val="00FC2831"/>
    <w:rsid w:val="00FC2D40"/>
    <w:rsid w:val="00FC3600"/>
    <w:rsid w:val="00FC4A9F"/>
    <w:rsid w:val="00FC565B"/>
    <w:rsid w:val="00FC6CA9"/>
    <w:rsid w:val="00FD1A7F"/>
    <w:rsid w:val="00FE006E"/>
    <w:rsid w:val="00FE0CA9"/>
    <w:rsid w:val="00FE197E"/>
    <w:rsid w:val="00FF0DF1"/>
    <w:rsid w:val="00FF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4CE87"/>
  <w15:docId w15:val="{0C3BFD61-1F4E-42EF-BA52-02374FD8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autoRedefine/>
    <w:qFormat/>
    <w:rsid w:val="00163CFB"/>
    <w:pPr>
      <w:numPr>
        <w:numId w:val="1"/>
      </w:numPr>
      <w:tabs>
        <w:tab w:val="left" w:pos="284"/>
      </w:tabs>
      <w:spacing w:before="120" w:line="360" w:lineRule="auto"/>
      <w:ind w:left="284" w:hanging="284"/>
      <w:jc w:val="both"/>
      <w:outlineLvl w:val="0"/>
    </w:pPr>
    <w:rPr>
      <w:b/>
      <w:caps/>
      <w:sz w:val="20"/>
    </w:rPr>
  </w:style>
  <w:style w:type="paragraph" w:styleId="Ttulo2">
    <w:name w:val="heading 2"/>
    <w:aliases w:val="TF-TÍTULO 2"/>
    <w:next w:val="TF-TEXTO"/>
    <w:autoRedefine/>
    <w:qFormat/>
    <w:rsid w:val="00956BF8"/>
    <w:pPr>
      <w:keepNext/>
      <w:keepLines/>
      <w:numPr>
        <w:ilvl w:val="1"/>
        <w:numId w:val="1"/>
      </w:numPr>
      <w:spacing w:before="120" w:after="120"/>
      <w:ind w:left="567" w:hanging="567"/>
      <w:jc w:val="both"/>
      <w:outlineLvl w:val="1"/>
    </w:pPr>
    <w:rPr>
      <w:caps/>
      <w:color w:val="000000"/>
    </w:rPr>
  </w:style>
  <w:style w:type="paragraph" w:styleId="Ttulo3">
    <w:name w:val="heading 3"/>
    <w:aliases w:val="TF-TÍTULO 3"/>
    <w:next w:val="TF-TEXTO"/>
    <w:autoRedefine/>
    <w:qFormat/>
    <w:rsid w:val="004661F2"/>
    <w:pPr>
      <w:keepNext/>
      <w:keepLines/>
      <w:numPr>
        <w:ilvl w:val="2"/>
        <w:numId w:val="1"/>
      </w:numPr>
      <w:spacing w:before="240" w:line="360" w:lineRule="auto"/>
      <w:ind w:left="851" w:hanging="851"/>
      <w:jc w:val="both"/>
      <w:outlineLvl w:val="2"/>
    </w:pPr>
    <w:rPr>
      <w:color w:val="000000"/>
    </w:rPr>
  </w:style>
  <w:style w:type="paragraph" w:styleId="Ttulo4">
    <w:name w:val="heading 4"/>
    <w:aliases w:val="TF-TÍTULO 4"/>
    <w:next w:val="TF-TEXTO"/>
    <w:autoRedefine/>
    <w:qFormat/>
    <w:rsid w:val="004661F2"/>
    <w:pPr>
      <w:keepNext/>
      <w:keepLines/>
      <w:numPr>
        <w:ilvl w:val="3"/>
        <w:numId w:val="1"/>
      </w:numPr>
      <w:spacing w:before="240" w:line="360" w:lineRule="auto"/>
      <w:ind w:left="992" w:hanging="992"/>
      <w:jc w:val="both"/>
      <w:outlineLvl w:val="3"/>
    </w:pPr>
    <w:rPr>
      <w:color w:val="000000"/>
    </w:rPr>
  </w:style>
  <w:style w:type="paragraph" w:styleId="Ttulo5">
    <w:name w:val="heading 5"/>
    <w:aliases w:val="TF-TÍTULO 5"/>
    <w:next w:val="TF-TEXTO"/>
    <w:autoRedefine/>
    <w:qFormat/>
    <w:rsid w:val="004661F2"/>
    <w:pPr>
      <w:keepNext/>
      <w:keepLines/>
      <w:numPr>
        <w:ilvl w:val="4"/>
        <w:numId w:val="1"/>
      </w:numPr>
      <w:spacing w:before="240" w:line="360" w:lineRule="auto"/>
      <w:ind w:left="1134" w:hanging="1134"/>
      <w:jc w:val="both"/>
      <w:outlineLvl w:val="4"/>
    </w:pPr>
    <w:rPr>
      <w:color w:val="000000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1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1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1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1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424AD5"/>
    <w:pPr>
      <w:spacing w:after="120"/>
      <w:ind w:firstLine="680"/>
      <w:jc w:val="both"/>
    </w:p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640352"/>
    <w:pPr>
      <w:keepNext/>
      <w:keepLines/>
    </w:p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7F20C0"/>
    <w:pPr>
      <w:keepLines w:val="0"/>
      <w:spacing w:before="120"/>
      <w:jc w:val="center"/>
    </w:pPr>
    <w:rPr>
      <w:b/>
      <w:caps/>
      <w:sz w:val="20"/>
      <w:szCs w:val="20"/>
    </w:rPr>
  </w:style>
  <w:style w:type="paragraph" w:customStyle="1" w:styleId="TF-refernciasITEM">
    <w:name w:val="TF-referências ITEM"/>
    <w:rsid w:val="00640352"/>
    <w:pPr>
      <w:keepLines/>
      <w:spacing w:after="120"/>
    </w:p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424AD5"/>
    <w:pPr>
      <w:widowControl w:val="0"/>
      <w:numPr>
        <w:numId w:val="3"/>
      </w:numPr>
      <w:spacing w:after="120"/>
      <w:contextualSpacing/>
      <w:jc w:val="both"/>
    </w:p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4661F2"/>
    <w:pPr>
      <w:tabs>
        <w:tab w:val="center" w:pos="4320"/>
        <w:tab w:val="right" w:pos="8640"/>
      </w:tabs>
    </w:pPr>
    <w:rPr>
      <w:sz w:val="20"/>
    </w:rPr>
  </w:style>
  <w:style w:type="character" w:customStyle="1" w:styleId="RodapChar">
    <w:name w:val="Rodapé Char"/>
    <w:link w:val="Rodap"/>
    <w:uiPriority w:val="99"/>
    <w:rsid w:val="004661F2"/>
    <w:rPr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640352"/>
    <w:pPr>
      <w:spacing w:before="60"/>
      <w:jc w:val="center"/>
      <w:outlineLvl w:val="0"/>
    </w:pPr>
    <w:rPr>
      <w:sz w:val="20"/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482174"/>
    <w:pPr>
      <w:spacing w:after="12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4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LEGENDA-Ilustracao">
    <w:name w:val="TF-LEGENDA-Ilustracao"/>
    <w:basedOn w:val="TF-LEGENDA"/>
    <w:semiHidden/>
    <w:qFormat/>
    <w:rsid w:val="00F40690"/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FIGURA">
    <w:name w:val="TF-FIGURA"/>
    <w:basedOn w:val="TF-TEXTO"/>
    <w:qFormat/>
    <w:rsid w:val="00C458D3"/>
    <w:pPr>
      <w:keepNext/>
      <w:spacing w:after="0"/>
      <w:ind w:firstLine="0"/>
      <w:jc w:val="center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1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752038"/>
    <w:pPr>
      <w:spacing w:before="120"/>
      <w:jc w:val="center"/>
    </w:pPr>
    <w:rPr>
      <w:color w:val="000000"/>
      <w:sz w:val="2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C458D3"/>
    <w:pPr>
      <w:spacing w:after="120"/>
      <w:jc w:val="center"/>
    </w:pPr>
    <w:rPr>
      <w:sz w:val="18"/>
    </w:rPr>
  </w:style>
  <w:style w:type="paragraph" w:customStyle="1" w:styleId="TF-REFERNCIASITEM0">
    <w:name w:val="TF-REFERÊNCIAS ITEM"/>
    <w:rsid w:val="005F7EDE"/>
    <w:pPr>
      <w:keepLines/>
      <w:spacing w:before="120"/>
    </w:pPr>
    <w:rPr>
      <w:sz w:val="18"/>
    </w:r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6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592BA8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 w:val="22"/>
      <w:szCs w:val="20"/>
    </w:rPr>
  </w:style>
  <w:style w:type="paragraph" w:styleId="Legenda">
    <w:name w:val="caption"/>
    <w:basedOn w:val="Normal"/>
    <w:next w:val="Normal"/>
    <w:uiPriority w:val="35"/>
    <w:qFormat/>
    <w:rsid w:val="00A017C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C6CA9"/>
    <w:pPr>
      <w:keepNext w:val="0"/>
      <w:keepLines w:val="0"/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FC6CA9"/>
  </w:style>
  <w:style w:type="character" w:styleId="MenoPendente">
    <w:name w:val="Unresolved Mention"/>
    <w:basedOn w:val="Fontepargpadro"/>
    <w:uiPriority w:val="99"/>
    <w:semiHidden/>
    <w:unhideWhenUsed/>
    <w:rsid w:val="00684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706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09097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718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11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62352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310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92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1905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03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011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3453D0801D5E45B1745A09551F1C32" ma:contentTypeVersion="28" ma:contentTypeDescription="Crie um novo documento." ma:contentTypeScope="" ma:versionID="fa9ef3803bb4ef638f344296fd7d9170">
  <xsd:schema xmlns:xsd="http://www.w3.org/2001/XMLSchema" xmlns:xs="http://www.w3.org/2001/XMLSchema" xmlns:p="http://schemas.microsoft.com/office/2006/metadata/properties" xmlns:ns3="f8440490-6d1a-488a-8abf-48b89d0123a0" xmlns:ns4="22206413-f776-4b11-bcb2-0b935dc83731" targetNamespace="http://schemas.microsoft.com/office/2006/metadata/properties" ma:root="true" ma:fieldsID="5a7e583b53460e8ff4480ccd12c418cb" ns3:_="" ns4:_="">
    <xsd:import namespace="f8440490-6d1a-488a-8abf-48b89d0123a0"/>
    <xsd:import namespace="22206413-f776-4b11-bcb2-0b935dc83731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TeamsChannelId" minOccurs="0"/>
                <xsd:element ref="ns3:IsNotebookLocked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40490-6d1a-488a-8abf-48b89d0123a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TeamsChannelId" ma:index="32" nillable="true" ma:displayName="Teams Channel Id" ma:internalName="TeamsChannelId">
      <xsd:simpleType>
        <xsd:restriction base="dms:Text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6413-f776-4b11-bcb2-0b935dc83731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Hash de Dica de Compartilhamento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f8440490-6d1a-488a-8abf-48b89d0123a0" xsi:nil="true"/>
    <NotebookType xmlns="f8440490-6d1a-488a-8abf-48b89d0123a0" xsi:nil="true"/>
    <DefaultSectionNames xmlns="f8440490-6d1a-488a-8abf-48b89d0123a0" xsi:nil="true"/>
    <Self_Registration_Enabled xmlns="f8440490-6d1a-488a-8abf-48b89d0123a0" xsi:nil="true"/>
    <FolderType xmlns="f8440490-6d1a-488a-8abf-48b89d0123a0" xsi:nil="true"/>
    <AppVersion xmlns="f8440490-6d1a-488a-8abf-48b89d0123a0" xsi:nil="true"/>
    <TeamsChannelId xmlns="f8440490-6d1a-488a-8abf-48b89d0123a0" xsi:nil="true"/>
    <IsNotebookLocked xmlns="f8440490-6d1a-488a-8abf-48b89d0123a0" xsi:nil="true"/>
    <Students xmlns="f8440490-6d1a-488a-8abf-48b89d0123a0">
      <UserInfo>
        <DisplayName/>
        <AccountId xsi:nil="true"/>
        <AccountType/>
      </UserInfo>
    </Students>
    <Templates xmlns="f8440490-6d1a-488a-8abf-48b89d0123a0" xsi:nil="true"/>
    <CultureName xmlns="f8440490-6d1a-488a-8abf-48b89d0123a0" xsi:nil="true"/>
    <Invited_Students xmlns="f8440490-6d1a-488a-8abf-48b89d0123a0" xsi:nil="true"/>
    <Owner xmlns="f8440490-6d1a-488a-8abf-48b89d0123a0">
      <UserInfo>
        <DisplayName/>
        <AccountId xsi:nil="true"/>
        <AccountType/>
      </UserInfo>
    </Owner>
    <Teachers xmlns="f8440490-6d1a-488a-8abf-48b89d0123a0">
      <UserInfo>
        <DisplayName/>
        <AccountId xsi:nil="true"/>
        <AccountType/>
      </UserInfo>
    </Teachers>
    <Student_Groups xmlns="f8440490-6d1a-488a-8abf-48b89d0123a0">
      <UserInfo>
        <DisplayName/>
        <AccountId xsi:nil="true"/>
        <AccountType/>
      </UserInfo>
    </Student_Groups>
    <Invited_Teachers xmlns="f8440490-6d1a-488a-8abf-48b89d0123a0" xsi:nil="true"/>
    <Is_Collaboration_Space_Locked xmlns="f8440490-6d1a-488a-8abf-48b89d0123a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E28FDA-35C6-4FCD-88ED-F93C837A14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A86F05-1AFD-4D7D-A2B0-46D80603D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40490-6d1a-488a-8abf-48b89d0123a0"/>
    <ds:schemaRef ds:uri="22206413-f776-4b11-bcb2-0b935dc837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853661-3F52-45C5-AABD-8FFE43AA909F}">
  <ds:schemaRefs>
    <ds:schemaRef ds:uri="http://schemas.microsoft.com/office/2006/metadata/properties"/>
    <ds:schemaRef ds:uri="http://schemas.microsoft.com/office/infopath/2007/PartnerControls"/>
    <ds:schemaRef ds:uri="f8440490-6d1a-488a-8abf-48b89d0123a0"/>
  </ds:schemaRefs>
</ds:datastoreItem>
</file>

<file path=customXml/itemProps4.xml><?xml version="1.0" encoding="utf-8"?>
<ds:datastoreItem xmlns:ds="http://schemas.openxmlformats.org/officeDocument/2006/customXml" ds:itemID="{7B1E6EB0-B3F5-485A-9397-E673FC4F5C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8</Pages>
  <Words>3801</Words>
  <Characters>20529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REGIONAL DE BLUMENAU</vt:lpstr>
    </vt:vector>
  </TitlesOfParts>
  <Company>Universidade Regional de Blumenau (FURB)</Company>
  <LinksUpToDate>false</LinksUpToDate>
  <CharactersWithSpaces>24282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REGIONAL DE BLUMENAU</dc:title>
  <dc:subject/>
  <dc:creator>roque</dc:creator>
  <cp:keywords/>
  <dc:description/>
  <cp:lastModifiedBy>Dalton Solano dos Reis</cp:lastModifiedBy>
  <cp:revision>41</cp:revision>
  <cp:lastPrinted>2023-10-03T18:27:00Z</cp:lastPrinted>
  <dcterms:created xsi:type="dcterms:W3CDTF">2023-10-25T16:13:00Z</dcterms:created>
  <dcterms:modified xsi:type="dcterms:W3CDTF">2023-10-27T14:04:00Z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0x010100F13453D0801D5E45B1745A09551F1C32</vt:lpwstr>
  </property>
  <property fmtid="{D5CDD505-2E9C-101B-9397-08002B2CF9AE}" pid="3" name="MSIP_Label_8c28577e-0e52-49e2-b52e-02bb75ccb8f1_Enabled">
    <vt:lpwstr>true</vt:lpwstr>
  </property>
  <property fmtid="{D5CDD505-2E9C-101B-9397-08002B2CF9AE}" pid="4" name="MSIP_Label_8c28577e-0e52-49e2-b52e-02bb75ccb8f1_SetDate">
    <vt:lpwstr>2023-10-25T16:13:12Z</vt:lpwstr>
  </property>
  <property fmtid="{D5CDD505-2E9C-101B-9397-08002B2CF9AE}" pid="5" name="MSIP_Label_8c28577e-0e52-49e2-b52e-02bb75ccb8f1_Method">
    <vt:lpwstr>Standard</vt:lpwstr>
  </property>
  <property fmtid="{D5CDD505-2E9C-101B-9397-08002B2CF9AE}" pid="6" name="MSIP_Label_8c28577e-0e52-49e2-b52e-02bb75ccb8f1_Name">
    <vt:lpwstr>defa4170-0d19-0005-0004-bc88714345d2</vt:lpwstr>
  </property>
  <property fmtid="{D5CDD505-2E9C-101B-9397-08002B2CF9AE}" pid="7" name="MSIP_Label_8c28577e-0e52-49e2-b52e-02bb75ccb8f1_SiteId">
    <vt:lpwstr>0c2d222a-ecda-4b70-960a-acef6ced3052</vt:lpwstr>
  </property>
  <property fmtid="{D5CDD505-2E9C-101B-9397-08002B2CF9AE}" pid="8" name="MSIP_Label_8c28577e-0e52-49e2-b52e-02bb75ccb8f1_ActionId">
    <vt:lpwstr>46c7c6f4-af42-4b23-bdeb-41e33051902d</vt:lpwstr>
  </property>
  <property fmtid="{D5CDD505-2E9C-101B-9397-08002B2CF9AE}" pid="9" name="MSIP_Label_8c28577e-0e52-49e2-b52e-02bb75ccb8f1_ContentBits">
    <vt:lpwstr>0</vt:lpwstr>
  </property>
</Properties>
</file>